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33466" w14:textId="7F9245DA" w:rsidR="00176EC7" w:rsidRDefault="00176EC7" w:rsidP="001A693C">
      <w:pPr>
        <w:pStyle w:val="Heading1"/>
      </w:pPr>
      <w:r>
        <w:t>Abstract</w:t>
      </w:r>
    </w:p>
    <w:p w14:paraId="0BE93087" w14:textId="666985D3" w:rsidR="00BE3078" w:rsidRDefault="00BE3078" w:rsidP="00BE3078">
      <w:pPr>
        <w:spacing w:line="360" w:lineRule="auto"/>
        <w:ind w:firstLine="720"/>
        <w:contextualSpacing/>
        <w:jc w:val="center"/>
        <w:rPr>
          <w:rFonts w:ascii="Times New Roman" w:hAnsi="Times New Roman" w:cs="Times New Roman"/>
          <w:b/>
          <w:bCs/>
          <w:sz w:val="28"/>
          <w:szCs w:val="28"/>
        </w:rPr>
      </w:pPr>
      <w:r w:rsidRPr="00BE3078">
        <w:rPr>
          <w:rFonts w:ascii="Times New Roman" w:hAnsi="Times New Roman" w:cs="Times New Roman"/>
          <w:b/>
          <w:bCs/>
          <w:sz w:val="28"/>
          <w:szCs w:val="28"/>
        </w:rPr>
        <w:t xml:space="preserve">VisCalcML </w:t>
      </w:r>
      <w:r w:rsidR="00A96AED">
        <w:rPr>
          <w:rFonts w:ascii="Times New Roman" w:hAnsi="Times New Roman" w:cs="Times New Roman"/>
          <w:b/>
          <w:bCs/>
          <w:sz w:val="28"/>
          <w:szCs w:val="28"/>
        </w:rPr>
        <w:t>–</w:t>
      </w:r>
      <w:r w:rsidRPr="00BE3078">
        <w:rPr>
          <w:rFonts w:ascii="Times New Roman" w:hAnsi="Times New Roman" w:cs="Times New Roman"/>
          <w:b/>
          <w:bCs/>
          <w:sz w:val="28"/>
          <w:szCs w:val="28"/>
        </w:rPr>
        <w:t xml:space="preserve"> </w:t>
      </w:r>
      <w:r w:rsidR="00A96AED">
        <w:rPr>
          <w:rFonts w:ascii="Times New Roman" w:hAnsi="Times New Roman" w:cs="Times New Roman"/>
          <w:b/>
          <w:bCs/>
          <w:sz w:val="28"/>
          <w:szCs w:val="28"/>
        </w:rPr>
        <w:t xml:space="preserve">Machine Learning </w:t>
      </w:r>
      <w:r w:rsidRPr="00BE3078">
        <w:rPr>
          <w:rFonts w:ascii="Times New Roman" w:hAnsi="Times New Roman" w:cs="Times New Roman"/>
          <w:b/>
          <w:bCs/>
          <w:sz w:val="28"/>
          <w:szCs w:val="28"/>
        </w:rPr>
        <w:t xml:space="preserve">Viscosity Prediction </w:t>
      </w:r>
      <w:r w:rsidR="00A96AED">
        <w:rPr>
          <w:rFonts w:ascii="Times New Roman" w:hAnsi="Times New Roman" w:cs="Times New Roman"/>
          <w:b/>
          <w:bCs/>
          <w:sz w:val="28"/>
          <w:szCs w:val="28"/>
        </w:rPr>
        <w:t xml:space="preserve">to </w:t>
      </w:r>
      <w:r w:rsidRPr="00BE3078">
        <w:rPr>
          <w:rFonts w:ascii="Times New Roman" w:hAnsi="Times New Roman" w:cs="Times New Roman"/>
          <w:b/>
          <w:bCs/>
          <w:sz w:val="28"/>
          <w:szCs w:val="28"/>
        </w:rPr>
        <w:t>Enable Discovery of Base Oils for Lubricants</w:t>
      </w:r>
    </w:p>
    <w:p w14:paraId="05658445" w14:textId="77777777" w:rsidR="00BE3078" w:rsidRPr="00BE3078" w:rsidRDefault="00BE3078" w:rsidP="00BE3078">
      <w:pPr>
        <w:spacing w:line="360" w:lineRule="auto"/>
        <w:ind w:firstLine="720"/>
        <w:contextualSpacing/>
        <w:jc w:val="center"/>
        <w:rPr>
          <w:rFonts w:ascii="Times New Roman" w:hAnsi="Times New Roman" w:cs="Times New Roman"/>
          <w:b/>
          <w:bCs/>
          <w:sz w:val="28"/>
          <w:szCs w:val="28"/>
        </w:rPr>
      </w:pPr>
    </w:p>
    <w:p w14:paraId="469D7D60" w14:textId="4B95E38C" w:rsidR="00656F2D" w:rsidRDefault="00EF2466" w:rsidP="00BE3078">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Hydrocarbon lubricants are critical for ensuring the longevity of equipment in a diverse range of industries including transportation, </w:t>
      </w:r>
      <w:r w:rsidR="00D67541">
        <w:rPr>
          <w:rFonts w:ascii="Times New Roman" w:hAnsi="Times New Roman" w:cs="Times New Roman"/>
          <w:sz w:val="24"/>
          <w:szCs w:val="24"/>
        </w:rPr>
        <w:t xml:space="preserve">energy, </w:t>
      </w:r>
      <w:r>
        <w:rPr>
          <w:rFonts w:ascii="Times New Roman" w:hAnsi="Times New Roman" w:cs="Times New Roman"/>
          <w:sz w:val="24"/>
          <w:szCs w:val="24"/>
        </w:rPr>
        <w:t xml:space="preserve">construction, and aerospace. Novel </w:t>
      </w:r>
      <w:r w:rsidR="00D67541">
        <w:rPr>
          <w:rFonts w:ascii="Times New Roman" w:hAnsi="Times New Roman" w:cs="Times New Roman"/>
          <w:sz w:val="24"/>
          <w:szCs w:val="24"/>
        </w:rPr>
        <w:t>base oils</w:t>
      </w:r>
      <w:r>
        <w:rPr>
          <w:rFonts w:ascii="Times New Roman" w:hAnsi="Times New Roman" w:cs="Times New Roman"/>
          <w:sz w:val="24"/>
          <w:szCs w:val="24"/>
        </w:rPr>
        <w:t xml:space="preserve"> </w:t>
      </w:r>
      <w:r w:rsidR="00D67541">
        <w:rPr>
          <w:rFonts w:ascii="Times New Roman" w:hAnsi="Times New Roman" w:cs="Times New Roman"/>
          <w:sz w:val="24"/>
          <w:szCs w:val="24"/>
        </w:rPr>
        <w:t xml:space="preserve">could lead to </w:t>
      </w:r>
      <w:r w:rsidR="00244782">
        <w:rPr>
          <w:rFonts w:ascii="Times New Roman" w:hAnsi="Times New Roman" w:cs="Times New Roman"/>
          <w:sz w:val="24"/>
          <w:szCs w:val="24"/>
        </w:rPr>
        <w:t>lubricant formulations with</w:t>
      </w:r>
      <w:r>
        <w:rPr>
          <w:rFonts w:ascii="Times New Roman" w:hAnsi="Times New Roman" w:cs="Times New Roman"/>
          <w:sz w:val="24"/>
          <w:szCs w:val="24"/>
        </w:rPr>
        <w:t xml:space="preserve"> superior</w:t>
      </w:r>
      <w:r w:rsidR="0071089B">
        <w:rPr>
          <w:rFonts w:ascii="Times New Roman" w:hAnsi="Times New Roman" w:cs="Times New Roman"/>
          <w:sz w:val="24"/>
          <w:szCs w:val="24"/>
        </w:rPr>
        <w:t xml:space="preserve"> properties such as</w:t>
      </w:r>
      <w:r w:rsidR="005A29B7" w:rsidRPr="005A29B7">
        <w:rPr>
          <w:rFonts w:ascii="Times New Roman" w:hAnsi="Times New Roman" w:cs="Times New Roman"/>
          <w:sz w:val="24"/>
          <w:szCs w:val="24"/>
        </w:rPr>
        <w:t xml:space="preserve"> </w:t>
      </w:r>
      <w:r w:rsidR="005A29B7">
        <w:rPr>
          <w:rFonts w:ascii="Times New Roman" w:hAnsi="Times New Roman" w:cs="Times New Roman"/>
          <w:sz w:val="24"/>
          <w:szCs w:val="24"/>
        </w:rPr>
        <w:t>enhanced long-term stability and</w:t>
      </w:r>
      <w:r w:rsidR="00D315F9">
        <w:rPr>
          <w:rFonts w:ascii="Times New Roman" w:hAnsi="Times New Roman" w:cs="Times New Roman"/>
          <w:sz w:val="24"/>
          <w:szCs w:val="24"/>
        </w:rPr>
        <w:t xml:space="preserve"> a</w:t>
      </w:r>
      <w:r w:rsidR="0071089B">
        <w:rPr>
          <w:rFonts w:ascii="Times New Roman" w:hAnsi="Times New Roman" w:cs="Times New Roman"/>
          <w:sz w:val="24"/>
          <w:szCs w:val="24"/>
        </w:rPr>
        <w:t xml:space="preserve"> </w:t>
      </w:r>
      <w:r w:rsidR="00471A75">
        <w:rPr>
          <w:rFonts w:ascii="Times New Roman" w:hAnsi="Times New Roman" w:cs="Times New Roman"/>
          <w:sz w:val="24"/>
          <w:szCs w:val="24"/>
        </w:rPr>
        <w:t xml:space="preserve">more </w:t>
      </w:r>
      <w:r w:rsidR="0071089B">
        <w:rPr>
          <w:rFonts w:ascii="Times New Roman" w:hAnsi="Times New Roman" w:cs="Times New Roman"/>
          <w:sz w:val="24"/>
          <w:szCs w:val="24"/>
        </w:rPr>
        <w:t xml:space="preserve">consistent </w:t>
      </w:r>
      <w:r w:rsidR="00656F2D">
        <w:rPr>
          <w:rFonts w:ascii="Times New Roman" w:hAnsi="Times New Roman" w:cs="Times New Roman"/>
          <w:sz w:val="24"/>
          <w:szCs w:val="24"/>
        </w:rPr>
        <w:t xml:space="preserve">kinematic </w:t>
      </w:r>
      <w:r w:rsidR="0071089B">
        <w:rPr>
          <w:rFonts w:ascii="Times New Roman" w:hAnsi="Times New Roman" w:cs="Times New Roman"/>
          <w:sz w:val="24"/>
          <w:szCs w:val="24"/>
        </w:rPr>
        <w:t>viscosity</w:t>
      </w:r>
      <w:r>
        <w:rPr>
          <w:rFonts w:ascii="Times New Roman" w:hAnsi="Times New Roman" w:cs="Times New Roman"/>
          <w:sz w:val="24"/>
          <w:szCs w:val="24"/>
        </w:rPr>
        <w:t xml:space="preserve"> </w:t>
      </w:r>
      <w:r w:rsidR="00656F2D">
        <w:rPr>
          <w:rFonts w:ascii="Times New Roman" w:hAnsi="Times New Roman" w:cs="Times New Roman"/>
          <w:sz w:val="24"/>
          <w:szCs w:val="24"/>
        </w:rPr>
        <w:t xml:space="preserve">(KV) </w:t>
      </w:r>
      <w:r w:rsidR="0071089B">
        <w:rPr>
          <w:rFonts w:ascii="Times New Roman" w:hAnsi="Times New Roman" w:cs="Times New Roman"/>
          <w:sz w:val="24"/>
          <w:szCs w:val="24"/>
        </w:rPr>
        <w:t>over a range of temperature</w:t>
      </w:r>
      <w:r w:rsidR="00D67541">
        <w:rPr>
          <w:rFonts w:ascii="Times New Roman" w:hAnsi="Times New Roman" w:cs="Times New Roman"/>
          <w:sz w:val="24"/>
          <w:szCs w:val="24"/>
        </w:rPr>
        <w:t>s</w:t>
      </w:r>
      <w:r w:rsidR="0071089B">
        <w:rPr>
          <w:rFonts w:ascii="Times New Roman" w:hAnsi="Times New Roman" w:cs="Times New Roman"/>
          <w:sz w:val="24"/>
          <w:szCs w:val="24"/>
        </w:rPr>
        <w:t xml:space="preserve">. However, development of novel </w:t>
      </w:r>
      <w:r w:rsidR="00244782">
        <w:rPr>
          <w:rFonts w:ascii="Times New Roman" w:hAnsi="Times New Roman" w:cs="Times New Roman"/>
          <w:sz w:val="24"/>
          <w:szCs w:val="24"/>
        </w:rPr>
        <w:t>base oils</w:t>
      </w:r>
      <w:r w:rsidR="0071089B">
        <w:rPr>
          <w:rFonts w:ascii="Times New Roman" w:hAnsi="Times New Roman" w:cs="Times New Roman"/>
          <w:sz w:val="24"/>
          <w:szCs w:val="24"/>
        </w:rPr>
        <w:t xml:space="preserve"> is hindered by the significant amounts of time and effort required for synthesis</w:t>
      </w:r>
      <w:r w:rsidR="00244782">
        <w:rPr>
          <w:rFonts w:ascii="Times New Roman" w:hAnsi="Times New Roman" w:cs="Times New Roman"/>
          <w:sz w:val="24"/>
          <w:szCs w:val="24"/>
        </w:rPr>
        <w:t xml:space="preserve"> and purification before obtaining </w:t>
      </w:r>
      <w:r w:rsidR="00F17E10">
        <w:rPr>
          <w:rFonts w:ascii="Times New Roman" w:hAnsi="Times New Roman" w:cs="Times New Roman"/>
          <w:sz w:val="24"/>
          <w:szCs w:val="24"/>
        </w:rPr>
        <w:t>empirical KV</w:t>
      </w:r>
      <w:r w:rsidR="00244782">
        <w:rPr>
          <w:rFonts w:ascii="Times New Roman" w:hAnsi="Times New Roman" w:cs="Times New Roman"/>
          <w:sz w:val="24"/>
          <w:szCs w:val="24"/>
        </w:rPr>
        <w:t>-temperature data</w:t>
      </w:r>
      <w:r w:rsidR="0071089B">
        <w:rPr>
          <w:rFonts w:ascii="Times New Roman" w:hAnsi="Times New Roman" w:cs="Times New Roman"/>
          <w:sz w:val="24"/>
          <w:szCs w:val="24"/>
        </w:rPr>
        <w:t xml:space="preserve">. </w:t>
      </w:r>
      <w:bookmarkStart w:id="0" w:name="_Hlk159591418"/>
      <w:r w:rsidR="0071089B">
        <w:rPr>
          <w:rFonts w:ascii="Times New Roman" w:hAnsi="Times New Roman" w:cs="Times New Roman"/>
          <w:sz w:val="24"/>
          <w:szCs w:val="24"/>
        </w:rPr>
        <w:t xml:space="preserve">Machine learning-based approaches can enable facile screening and discovery of </w:t>
      </w:r>
      <w:r w:rsidR="005378ED">
        <w:rPr>
          <w:rFonts w:ascii="Times New Roman" w:hAnsi="Times New Roman" w:cs="Times New Roman"/>
          <w:sz w:val="24"/>
          <w:szCs w:val="24"/>
        </w:rPr>
        <w:t>base oil molecules</w:t>
      </w:r>
      <w:r w:rsidR="0071089B">
        <w:rPr>
          <w:rFonts w:ascii="Times New Roman" w:hAnsi="Times New Roman" w:cs="Times New Roman"/>
          <w:sz w:val="24"/>
          <w:szCs w:val="24"/>
        </w:rPr>
        <w:t xml:space="preserve"> with attractive rheological properties. Here, we train </w:t>
      </w:r>
      <w:r w:rsidR="00656F2D">
        <w:rPr>
          <w:rFonts w:ascii="Times New Roman" w:hAnsi="Times New Roman" w:cs="Times New Roman"/>
          <w:sz w:val="24"/>
          <w:szCs w:val="24"/>
        </w:rPr>
        <w:t>16</w:t>
      </w:r>
      <w:r w:rsidR="0071089B">
        <w:rPr>
          <w:rFonts w:ascii="Times New Roman" w:hAnsi="Times New Roman" w:cs="Times New Roman"/>
          <w:sz w:val="24"/>
          <w:szCs w:val="24"/>
        </w:rPr>
        <w:t xml:space="preserve"> machine learning models on a dataset</w:t>
      </w:r>
      <w:r w:rsidR="00656F2D">
        <w:rPr>
          <w:rFonts w:ascii="Times New Roman" w:hAnsi="Times New Roman" w:cs="Times New Roman"/>
          <w:sz w:val="24"/>
          <w:szCs w:val="24"/>
        </w:rPr>
        <w:t xml:space="preserve"> of 1356 KV-temperature measurements from 399 unique hydrocarbon molecules. </w:t>
      </w:r>
      <w:r w:rsidR="0060616E">
        <w:rPr>
          <w:rFonts w:ascii="Times New Roman" w:hAnsi="Times New Roman" w:cs="Times New Roman"/>
          <w:sz w:val="24"/>
          <w:szCs w:val="24"/>
        </w:rPr>
        <w:t>Bayesian optimization with nested cross-validation is implemented for model optimization and</w:t>
      </w:r>
      <w:r w:rsidR="0093002D">
        <w:rPr>
          <w:rFonts w:ascii="Times New Roman" w:hAnsi="Times New Roman" w:cs="Times New Roman"/>
          <w:sz w:val="24"/>
          <w:szCs w:val="24"/>
        </w:rPr>
        <w:t xml:space="preserve"> top model</w:t>
      </w:r>
      <w:r w:rsidR="0060616E">
        <w:rPr>
          <w:rFonts w:ascii="Times New Roman" w:hAnsi="Times New Roman" w:cs="Times New Roman"/>
          <w:sz w:val="24"/>
          <w:szCs w:val="24"/>
        </w:rPr>
        <w:t xml:space="preserve"> selection.  </w:t>
      </w:r>
      <w:r w:rsidR="00656F2D">
        <w:rPr>
          <w:rFonts w:ascii="Times New Roman" w:hAnsi="Times New Roman" w:cs="Times New Roman"/>
          <w:sz w:val="24"/>
          <w:szCs w:val="24"/>
        </w:rPr>
        <w:t xml:space="preserve">Our best-performing model </w:t>
      </w:r>
      <w:r w:rsidR="0015159A">
        <w:rPr>
          <w:rFonts w:ascii="Times New Roman" w:hAnsi="Times New Roman" w:cs="Times New Roman"/>
          <w:sz w:val="24"/>
          <w:szCs w:val="24"/>
        </w:rPr>
        <w:t>predicted KV on a test set of 12 unseen poly alpha olefins (PAOs) with</w:t>
      </w:r>
      <w:r w:rsidR="00656F2D">
        <w:rPr>
          <w:rFonts w:ascii="Times New Roman" w:hAnsi="Times New Roman" w:cs="Times New Roman"/>
          <w:sz w:val="24"/>
          <w:szCs w:val="24"/>
        </w:rPr>
        <w:t xml:space="preserve"> an R</w:t>
      </w:r>
      <w:r w:rsidR="00656F2D">
        <w:rPr>
          <w:rFonts w:ascii="Times New Roman" w:hAnsi="Times New Roman" w:cs="Times New Roman"/>
          <w:sz w:val="24"/>
          <w:szCs w:val="24"/>
          <w:vertAlign w:val="superscript"/>
        </w:rPr>
        <w:t>2</w:t>
      </w:r>
      <w:r w:rsidR="00656F2D">
        <w:rPr>
          <w:rFonts w:ascii="Times New Roman" w:hAnsi="Times New Roman" w:cs="Times New Roman"/>
          <w:sz w:val="24"/>
          <w:szCs w:val="24"/>
        </w:rPr>
        <w:t xml:space="preserve"> of 0.989 and a root mean squared error of 0.997 mPa*s. </w:t>
      </w:r>
      <w:r w:rsidR="00F31F90">
        <w:rPr>
          <w:rFonts w:ascii="Times New Roman" w:hAnsi="Times New Roman" w:cs="Times New Roman"/>
          <w:sz w:val="24"/>
          <w:szCs w:val="24"/>
        </w:rPr>
        <w:t xml:space="preserve">We compare the performance of our </w:t>
      </w:r>
      <w:r w:rsidR="00896F24">
        <w:rPr>
          <w:rFonts w:ascii="Times New Roman" w:hAnsi="Times New Roman" w:cs="Times New Roman"/>
          <w:sz w:val="24"/>
          <w:szCs w:val="24"/>
        </w:rPr>
        <w:t>best</w:t>
      </w:r>
      <w:r w:rsidR="00F31F90">
        <w:rPr>
          <w:rFonts w:ascii="Times New Roman" w:hAnsi="Times New Roman" w:cs="Times New Roman"/>
          <w:sz w:val="24"/>
          <w:szCs w:val="24"/>
        </w:rPr>
        <w:t xml:space="preserve"> model to</w:t>
      </w:r>
      <w:r w:rsidR="007D63A4">
        <w:rPr>
          <w:rFonts w:ascii="Times New Roman" w:hAnsi="Times New Roman" w:cs="Times New Roman"/>
          <w:sz w:val="24"/>
          <w:szCs w:val="24"/>
        </w:rPr>
        <w:t xml:space="preserve"> that of 2 other models from the literature.</w:t>
      </w:r>
      <w:r w:rsidR="00F31F90">
        <w:rPr>
          <w:rFonts w:ascii="Times New Roman" w:hAnsi="Times New Roman" w:cs="Times New Roman"/>
          <w:sz w:val="24"/>
          <w:szCs w:val="24"/>
        </w:rPr>
        <w:t xml:space="preserve"> </w:t>
      </w:r>
      <w:r w:rsidR="0060616E" w:rsidRPr="002D6BBD">
        <w:rPr>
          <w:rFonts w:ascii="Times New Roman" w:hAnsi="Times New Roman" w:cs="Times New Roman"/>
          <w:sz w:val="24"/>
          <w:szCs w:val="24"/>
        </w:rPr>
        <w:t>Our</w:t>
      </w:r>
      <w:r w:rsidR="007D63A4" w:rsidRPr="002D6BBD">
        <w:rPr>
          <w:rFonts w:ascii="Times New Roman" w:hAnsi="Times New Roman" w:cs="Times New Roman"/>
          <w:sz w:val="24"/>
          <w:szCs w:val="24"/>
        </w:rPr>
        <w:t xml:space="preserve"> best</w:t>
      </w:r>
      <w:r w:rsidR="00656F2D" w:rsidRPr="002D6BBD">
        <w:rPr>
          <w:rFonts w:ascii="Times New Roman" w:hAnsi="Times New Roman" w:cs="Times New Roman"/>
          <w:sz w:val="24"/>
          <w:szCs w:val="24"/>
        </w:rPr>
        <w:t xml:space="preserve"> model is then used to predict KV </w:t>
      </w:r>
      <w:r w:rsidR="0060616E" w:rsidRPr="002D6BBD">
        <w:rPr>
          <w:rFonts w:ascii="Times New Roman" w:hAnsi="Times New Roman" w:cs="Times New Roman"/>
          <w:sz w:val="24"/>
          <w:szCs w:val="24"/>
        </w:rPr>
        <w:t xml:space="preserve">at 5 different temperatures (20 °C, 40 °C, 60 °C, 80 °C, and 100 °C) </w:t>
      </w:r>
      <w:r w:rsidR="004E0EB8" w:rsidRPr="002D6BBD">
        <w:rPr>
          <w:rFonts w:ascii="Times New Roman" w:hAnsi="Times New Roman" w:cs="Times New Roman"/>
          <w:sz w:val="24"/>
          <w:szCs w:val="24"/>
        </w:rPr>
        <w:t>for</w:t>
      </w:r>
      <w:r w:rsidR="00656F2D" w:rsidRPr="002D6BBD">
        <w:rPr>
          <w:rFonts w:ascii="Times New Roman" w:hAnsi="Times New Roman" w:cs="Times New Roman"/>
          <w:sz w:val="24"/>
          <w:szCs w:val="24"/>
        </w:rPr>
        <w:t xml:space="preserve"> </w:t>
      </w:r>
      <w:r w:rsidR="0015159A" w:rsidRPr="002D6BBD">
        <w:rPr>
          <w:rFonts w:ascii="Times New Roman" w:hAnsi="Times New Roman" w:cs="Times New Roman"/>
          <w:sz w:val="24"/>
          <w:szCs w:val="24"/>
        </w:rPr>
        <w:t>1000</w:t>
      </w:r>
      <w:r w:rsidR="00656F2D" w:rsidRPr="002D6BBD">
        <w:rPr>
          <w:rFonts w:ascii="Times New Roman" w:hAnsi="Times New Roman" w:cs="Times New Roman"/>
          <w:sz w:val="24"/>
          <w:szCs w:val="24"/>
        </w:rPr>
        <w:t xml:space="preserve"> hydrocarbon molecules generated through enumeration</w:t>
      </w:r>
      <w:r w:rsidR="0060616E" w:rsidRPr="002D6BBD">
        <w:rPr>
          <w:rFonts w:ascii="Times New Roman" w:hAnsi="Times New Roman" w:cs="Times New Roman"/>
          <w:sz w:val="24"/>
          <w:szCs w:val="24"/>
        </w:rPr>
        <w:t xml:space="preserve"> to screen for attractive </w:t>
      </w:r>
      <w:r w:rsidR="005713FC">
        <w:rPr>
          <w:rFonts w:ascii="Times New Roman" w:hAnsi="Times New Roman" w:cs="Times New Roman"/>
          <w:sz w:val="24"/>
          <w:szCs w:val="24"/>
        </w:rPr>
        <w:t>lubricant molecules</w:t>
      </w:r>
      <w:r w:rsidR="004E0EB8" w:rsidRPr="002D6BBD">
        <w:rPr>
          <w:rFonts w:ascii="Times New Roman" w:hAnsi="Times New Roman" w:cs="Times New Roman"/>
          <w:sz w:val="24"/>
          <w:szCs w:val="24"/>
        </w:rPr>
        <w:t xml:space="preserve">. We identify candidate molecules </w:t>
      </w:r>
      <w:r w:rsidR="00EB4458" w:rsidRPr="002D6BBD">
        <w:rPr>
          <w:rFonts w:ascii="Times New Roman" w:hAnsi="Times New Roman" w:cs="Times New Roman"/>
          <w:sz w:val="24"/>
          <w:szCs w:val="24"/>
        </w:rPr>
        <w:t>predicted to have</w:t>
      </w:r>
      <w:r w:rsidR="004E0EB8" w:rsidRPr="002D6BBD">
        <w:rPr>
          <w:rFonts w:ascii="Times New Roman" w:hAnsi="Times New Roman" w:cs="Times New Roman"/>
          <w:sz w:val="24"/>
          <w:szCs w:val="24"/>
        </w:rPr>
        <w:t xml:space="preserve"> favorable KV-</w:t>
      </w:r>
      <w:r w:rsidR="00D15456">
        <w:rPr>
          <w:rFonts w:ascii="Times New Roman" w:hAnsi="Times New Roman" w:cs="Times New Roman"/>
          <w:sz w:val="24"/>
          <w:szCs w:val="24"/>
        </w:rPr>
        <w:t>temperature</w:t>
      </w:r>
      <w:r w:rsidR="004E0EB8" w:rsidRPr="002D6BBD">
        <w:rPr>
          <w:rFonts w:ascii="Times New Roman" w:hAnsi="Times New Roman" w:cs="Times New Roman"/>
          <w:sz w:val="24"/>
          <w:szCs w:val="24"/>
        </w:rPr>
        <w:t xml:space="preserve"> curves for future synthesis and characterization. </w:t>
      </w:r>
    </w:p>
    <w:bookmarkEnd w:id="0"/>
    <w:p w14:paraId="625E8E36" w14:textId="77777777" w:rsidR="003746B2" w:rsidRDefault="003746B2">
      <w:pPr>
        <w:rPr>
          <w:rFonts w:asciiTheme="majorHAnsi" w:eastAsiaTheme="majorEastAsia" w:hAnsiTheme="majorHAnsi" w:cstheme="majorBidi"/>
          <w:color w:val="2F5496" w:themeColor="accent1" w:themeShade="BF"/>
          <w:sz w:val="32"/>
          <w:szCs w:val="32"/>
        </w:rPr>
      </w:pPr>
      <w:r>
        <w:br w:type="page"/>
      </w:r>
    </w:p>
    <w:p w14:paraId="2C857F09" w14:textId="20EDEB09" w:rsidR="00176EC7" w:rsidRDefault="00176EC7" w:rsidP="00176EC7">
      <w:pPr>
        <w:pStyle w:val="Heading1"/>
      </w:pPr>
      <w:r>
        <w:lastRenderedPageBreak/>
        <w:t>Outline</w:t>
      </w:r>
    </w:p>
    <w:p w14:paraId="2C368904" w14:textId="5266D3AE" w:rsidR="0000445E" w:rsidRPr="0000445E" w:rsidRDefault="0000445E" w:rsidP="001A693C">
      <w:r>
        <w:t xml:space="preserve">Topics are highlighted by initial writing responsibility: </w:t>
      </w:r>
      <w:r w:rsidRPr="001A693C">
        <w:rPr>
          <w:highlight w:val="yellow"/>
        </w:rPr>
        <w:t>Patrick</w:t>
      </w:r>
      <w:r>
        <w:t xml:space="preserve"> or </w:t>
      </w:r>
      <w:r w:rsidRPr="001A693C">
        <w:rPr>
          <w:highlight w:val="green"/>
        </w:rPr>
        <w:t>Sibo</w:t>
      </w:r>
    </w:p>
    <w:p w14:paraId="0BFD0988" w14:textId="1B628916" w:rsidR="00176EC7" w:rsidRDefault="00176EC7" w:rsidP="00176EC7">
      <w:pPr>
        <w:pStyle w:val="ListParagraph"/>
        <w:numPr>
          <w:ilvl w:val="0"/>
          <w:numId w:val="1"/>
        </w:numPr>
      </w:pPr>
      <w:r>
        <w:t>Intro</w:t>
      </w:r>
    </w:p>
    <w:p w14:paraId="172FA925" w14:textId="4C69744C" w:rsidR="00176EC7" w:rsidRPr="001A693C" w:rsidRDefault="00176EC7" w:rsidP="00176EC7">
      <w:pPr>
        <w:pStyle w:val="ListParagraph"/>
        <w:numPr>
          <w:ilvl w:val="1"/>
          <w:numId w:val="1"/>
        </w:numPr>
        <w:rPr>
          <w:highlight w:val="green"/>
        </w:rPr>
      </w:pPr>
      <w:r w:rsidRPr="001A693C">
        <w:rPr>
          <w:highlight w:val="green"/>
        </w:rPr>
        <w:t>Base oils (mineral oil, PAO, group V)</w:t>
      </w:r>
    </w:p>
    <w:p w14:paraId="63EF7D16" w14:textId="04E27A6F" w:rsidR="00176EC7" w:rsidRPr="001A693C" w:rsidRDefault="00176EC7" w:rsidP="00176EC7">
      <w:pPr>
        <w:pStyle w:val="ListParagraph"/>
        <w:numPr>
          <w:ilvl w:val="1"/>
          <w:numId w:val="1"/>
        </w:numPr>
        <w:rPr>
          <w:highlight w:val="green"/>
        </w:rPr>
      </w:pPr>
      <w:r w:rsidRPr="001A693C">
        <w:rPr>
          <w:highlight w:val="green"/>
        </w:rPr>
        <w:t>Desire to predict viscosity using ML</w:t>
      </w:r>
    </w:p>
    <w:p w14:paraId="565F9126" w14:textId="3D3C7818" w:rsidR="00176EC7" w:rsidRPr="001A693C" w:rsidRDefault="00176EC7" w:rsidP="00176EC7">
      <w:pPr>
        <w:pStyle w:val="ListParagraph"/>
        <w:numPr>
          <w:ilvl w:val="1"/>
          <w:numId w:val="1"/>
        </w:numPr>
        <w:rPr>
          <w:highlight w:val="green"/>
        </w:rPr>
      </w:pPr>
      <w:r w:rsidRPr="001A693C">
        <w:rPr>
          <w:highlight w:val="green"/>
        </w:rPr>
        <w:t>Previous methods</w:t>
      </w:r>
    </w:p>
    <w:p w14:paraId="645816F8" w14:textId="3705128B" w:rsidR="00176EC7" w:rsidRPr="001A693C" w:rsidRDefault="00176EC7" w:rsidP="00176EC7">
      <w:pPr>
        <w:pStyle w:val="ListParagraph"/>
        <w:numPr>
          <w:ilvl w:val="2"/>
          <w:numId w:val="1"/>
        </w:numPr>
        <w:rPr>
          <w:highlight w:val="green"/>
        </w:rPr>
      </w:pPr>
      <w:r w:rsidRPr="001A693C">
        <w:rPr>
          <w:highlight w:val="green"/>
        </w:rPr>
        <w:t>Group Contribution Methods</w:t>
      </w:r>
    </w:p>
    <w:p w14:paraId="022C0D9C" w14:textId="3CB52010" w:rsidR="00176EC7" w:rsidRPr="001A693C" w:rsidRDefault="00176EC7" w:rsidP="00176EC7">
      <w:pPr>
        <w:pStyle w:val="ListParagraph"/>
        <w:numPr>
          <w:ilvl w:val="2"/>
          <w:numId w:val="1"/>
        </w:numPr>
        <w:rPr>
          <w:highlight w:val="green"/>
        </w:rPr>
      </w:pPr>
      <w:r w:rsidRPr="001A693C">
        <w:rPr>
          <w:highlight w:val="green"/>
        </w:rPr>
        <w:t>Cosmotherm</w:t>
      </w:r>
    </w:p>
    <w:p w14:paraId="584FD5F5" w14:textId="5936D6D5" w:rsidR="00176EC7" w:rsidRPr="001A693C" w:rsidRDefault="00176EC7" w:rsidP="00176EC7">
      <w:pPr>
        <w:pStyle w:val="ListParagraph"/>
        <w:numPr>
          <w:ilvl w:val="2"/>
          <w:numId w:val="1"/>
        </w:numPr>
        <w:rPr>
          <w:highlight w:val="green"/>
        </w:rPr>
      </w:pPr>
      <w:r w:rsidRPr="001A693C">
        <w:rPr>
          <w:highlight w:val="green"/>
        </w:rPr>
        <w:t xml:space="preserve">Goussard used </w:t>
      </w:r>
    </w:p>
    <w:p w14:paraId="5A9A8C2C" w14:textId="7FFF5029" w:rsidR="0000445E" w:rsidRPr="001A693C" w:rsidRDefault="00176EC7" w:rsidP="001A693C">
      <w:pPr>
        <w:pStyle w:val="ListParagraph"/>
        <w:numPr>
          <w:ilvl w:val="2"/>
          <w:numId w:val="1"/>
        </w:numPr>
        <w:rPr>
          <w:highlight w:val="green"/>
        </w:rPr>
      </w:pPr>
      <w:r w:rsidRPr="001A693C">
        <w:rPr>
          <w:highlight w:val="green"/>
        </w:rPr>
        <w:t>Panwar used ML on MD descriptors, trained on the API Project XY dataset</w:t>
      </w:r>
    </w:p>
    <w:p w14:paraId="5DC70D90" w14:textId="09830AEC" w:rsidR="00176EC7" w:rsidRDefault="00176EC7" w:rsidP="00176EC7">
      <w:pPr>
        <w:pStyle w:val="ListParagraph"/>
        <w:numPr>
          <w:ilvl w:val="0"/>
          <w:numId w:val="1"/>
        </w:numPr>
      </w:pPr>
      <w:r>
        <w:t>Method</w:t>
      </w:r>
    </w:p>
    <w:p w14:paraId="6D7DC315" w14:textId="64B97098" w:rsidR="00176EC7" w:rsidRPr="001A693C" w:rsidRDefault="00176EC7" w:rsidP="00176EC7">
      <w:pPr>
        <w:pStyle w:val="ListParagraph"/>
        <w:numPr>
          <w:ilvl w:val="1"/>
          <w:numId w:val="1"/>
        </w:numPr>
        <w:rPr>
          <w:highlight w:val="yellow"/>
        </w:rPr>
      </w:pPr>
      <w:r w:rsidRPr="001A693C">
        <w:rPr>
          <w:highlight w:val="yellow"/>
        </w:rPr>
        <w:t>Training set – API Project XY</w:t>
      </w:r>
    </w:p>
    <w:p w14:paraId="213445CB" w14:textId="514B61D3" w:rsidR="00176EC7" w:rsidRPr="001A693C" w:rsidRDefault="00176EC7" w:rsidP="00176EC7">
      <w:pPr>
        <w:pStyle w:val="ListParagraph"/>
        <w:numPr>
          <w:ilvl w:val="2"/>
          <w:numId w:val="1"/>
        </w:numPr>
        <w:rPr>
          <w:highlight w:val="yellow"/>
        </w:rPr>
      </w:pPr>
      <w:r w:rsidRPr="001A693C">
        <w:rPr>
          <w:highlight w:val="yellow"/>
        </w:rPr>
        <w:t>Target: KV as a function of T</w:t>
      </w:r>
    </w:p>
    <w:p w14:paraId="6B5E8CE1" w14:textId="0B35CDEC" w:rsidR="00176EC7" w:rsidRPr="001A693C" w:rsidRDefault="00176EC7" w:rsidP="001A693C">
      <w:pPr>
        <w:pStyle w:val="ListParagraph"/>
        <w:numPr>
          <w:ilvl w:val="2"/>
          <w:numId w:val="1"/>
        </w:numPr>
        <w:rPr>
          <w:highlight w:val="yellow"/>
        </w:rPr>
      </w:pPr>
      <w:r w:rsidRPr="001A693C">
        <w:rPr>
          <w:highlight w:val="yellow"/>
        </w:rPr>
        <w:t>Some</w:t>
      </w:r>
    </w:p>
    <w:p w14:paraId="09F1CB5B" w14:textId="77777777" w:rsidR="00176EC7" w:rsidRPr="001A693C" w:rsidRDefault="00176EC7" w:rsidP="00176EC7">
      <w:pPr>
        <w:pStyle w:val="ListParagraph"/>
        <w:numPr>
          <w:ilvl w:val="1"/>
          <w:numId w:val="1"/>
        </w:numPr>
        <w:rPr>
          <w:highlight w:val="yellow"/>
        </w:rPr>
      </w:pPr>
      <w:r w:rsidRPr="001A693C">
        <w:rPr>
          <w:highlight w:val="yellow"/>
        </w:rPr>
        <w:t>Features</w:t>
      </w:r>
    </w:p>
    <w:p w14:paraId="5601C795" w14:textId="77777777" w:rsidR="00176EC7" w:rsidRPr="001A693C" w:rsidRDefault="00176EC7" w:rsidP="00176EC7">
      <w:pPr>
        <w:pStyle w:val="ListParagraph"/>
        <w:numPr>
          <w:ilvl w:val="2"/>
          <w:numId w:val="1"/>
        </w:numPr>
        <w:rPr>
          <w:highlight w:val="yellow"/>
        </w:rPr>
      </w:pPr>
      <w:r w:rsidRPr="001A693C">
        <w:rPr>
          <w:highlight w:val="yellow"/>
        </w:rPr>
        <w:t>Descriptors</w:t>
      </w:r>
    </w:p>
    <w:p w14:paraId="1E7367AA" w14:textId="77777777" w:rsidR="00176EC7" w:rsidRPr="001A693C" w:rsidRDefault="00176EC7" w:rsidP="00176EC7">
      <w:pPr>
        <w:pStyle w:val="ListParagraph"/>
        <w:numPr>
          <w:ilvl w:val="2"/>
          <w:numId w:val="1"/>
        </w:numPr>
        <w:rPr>
          <w:highlight w:val="yellow"/>
        </w:rPr>
      </w:pPr>
      <w:r w:rsidRPr="001A693C">
        <w:rPr>
          <w:highlight w:val="yellow"/>
        </w:rPr>
        <w:t>3D structure + descriptors</w:t>
      </w:r>
    </w:p>
    <w:p w14:paraId="32C05791" w14:textId="4888D01C" w:rsidR="00176EC7" w:rsidRPr="001A693C" w:rsidRDefault="00176EC7" w:rsidP="001A693C">
      <w:pPr>
        <w:pStyle w:val="ListParagraph"/>
        <w:numPr>
          <w:ilvl w:val="2"/>
          <w:numId w:val="1"/>
        </w:numPr>
        <w:rPr>
          <w:highlight w:val="yellow"/>
        </w:rPr>
      </w:pPr>
      <w:r w:rsidRPr="001A693C">
        <w:rPr>
          <w:highlight w:val="yellow"/>
        </w:rPr>
        <w:t>Molecular fingerprints</w:t>
      </w:r>
    </w:p>
    <w:p w14:paraId="3FA416EC" w14:textId="006BF91A" w:rsidR="00176EC7" w:rsidRDefault="00176EC7" w:rsidP="00176EC7">
      <w:pPr>
        <w:pStyle w:val="ListParagraph"/>
        <w:numPr>
          <w:ilvl w:val="0"/>
          <w:numId w:val="1"/>
        </w:numPr>
      </w:pPr>
      <w:r>
        <w:t>Results</w:t>
      </w:r>
    </w:p>
    <w:p w14:paraId="4E1BA98B" w14:textId="1FB6962F" w:rsidR="00176EC7" w:rsidRPr="001A693C" w:rsidRDefault="00176EC7" w:rsidP="00176EC7">
      <w:pPr>
        <w:pStyle w:val="ListParagraph"/>
        <w:numPr>
          <w:ilvl w:val="1"/>
          <w:numId w:val="1"/>
        </w:numPr>
        <w:rPr>
          <w:highlight w:val="yellow"/>
        </w:rPr>
      </w:pPr>
      <w:r w:rsidRPr="001A693C">
        <w:rPr>
          <w:highlight w:val="yellow"/>
        </w:rPr>
        <w:t>Various metrics of how well the model trained on the training set</w:t>
      </w:r>
    </w:p>
    <w:p w14:paraId="7FEF1FE4" w14:textId="69D1BD22" w:rsidR="00176EC7" w:rsidRPr="001A693C" w:rsidRDefault="0000445E" w:rsidP="00176EC7">
      <w:pPr>
        <w:pStyle w:val="ListParagraph"/>
        <w:numPr>
          <w:ilvl w:val="1"/>
          <w:numId w:val="1"/>
        </w:numPr>
        <w:rPr>
          <w:highlight w:val="yellow"/>
        </w:rPr>
      </w:pPr>
      <w:r w:rsidRPr="001A693C">
        <w:rPr>
          <w:highlight w:val="yellow"/>
        </w:rPr>
        <w:t>T</w:t>
      </w:r>
      <w:r w:rsidR="00176EC7" w:rsidRPr="001A693C">
        <w:rPr>
          <w:highlight w:val="yellow"/>
        </w:rPr>
        <w:t>est set comprised of PAO-like molecules with experimental KVs</w:t>
      </w:r>
    </w:p>
    <w:p w14:paraId="44D49551" w14:textId="1AED8A8F" w:rsidR="0000445E" w:rsidRDefault="0000445E" w:rsidP="0000445E">
      <w:pPr>
        <w:pStyle w:val="ListParagraph"/>
        <w:numPr>
          <w:ilvl w:val="2"/>
          <w:numId w:val="1"/>
        </w:numPr>
        <w:rPr>
          <w:highlight w:val="yellow"/>
        </w:rPr>
      </w:pPr>
      <w:r w:rsidRPr="001A693C">
        <w:rPr>
          <w:highlight w:val="yellow"/>
        </w:rPr>
        <w:t>Great R^2 and RMSE, KV predicted vs actual</w:t>
      </w:r>
    </w:p>
    <w:p w14:paraId="55FB7F58" w14:textId="01C09F26" w:rsidR="00FF4909" w:rsidRPr="001A693C" w:rsidRDefault="00FF4909" w:rsidP="0000445E">
      <w:pPr>
        <w:pStyle w:val="ListParagraph"/>
        <w:numPr>
          <w:ilvl w:val="2"/>
          <w:numId w:val="1"/>
        </w:numPr>
        <w:rPr>
          <w:highlight w:val="yellow"/>
        </w:rPr>
      </w:pPr>
      <w:r>
        <w:rPr>
          <w:highlight w:val="yellow"/>
        </w:rPr>
        <w:t>Note that chiral fingerprints as implemented do not result in different predictions for diastereomers</w:t>
      </w:r>
    </w:p>
    <w:p w14:paraId="291EE1B8" w14:textId="77E16813" w:rsidR="0000445E" w:rsidRDefault="0000445E" w:rsidP="0000445E">
      <w:pPr>
        <w:pStyle w:val="ListParagraph"/>
        <w:numPr>
          <w:ilvl w:val="2"/>
          <w:numId w:val="1"/>
        </w:numPr>
      </w:pPr>
      <w:r w:rsidRPr="001A693C">
        <w:rPr>
          <w:highlight w:val="green"/>
        </w:rPr>
        <w:t>Comparison with results from Cosmotherm, Goussard, and Panwar</w:t>
      </w:r>
    </w:p>
    <w:p w14:paraId="09E8F208" w14:textId="4EEB7EAA" w:rsidR="0000445E" w:rsidRDefault="0000445E" w:rsidP="001A693C">
      <w:pPr>
        <w:pStyle w:val="ListParagraph"/>
        <w:numPr>
          <w:ilvl w:val="2"/>
          <w:numId w:val="1"/>
        </w:numPr>
      </w:pPr>
      <w:r w:rsidRPr="001A693C">
        <w:rPr>
          <w:highlight w:val="yellow"/>
        </w:rPr>
        <w:t>VI, calculated vs actual – there is room for improvement in part because the piecewise formula to calculate VI is highly sensitive to small changes in KV100.</w:t>
      </w:r>
    </w:p>
    <w:p w14:paraId="0FC286ED" w14:textId="7744E7C7" w:rsidR="00176EC7" w:rsidRDefault="00176EC7" w:rsidP="00176EC7">
      <w:pPr>
        <w:pStyle w:val="ListParagraph"/>
        <w:numPr>
          <w:ilvl w:val="1"/>
          <w:numId w:val="1"/>
        </w:numPr>
      </w:pPr>
      <w:r>
        <w:t>Predicted KVs for various C30-ish hydrocarbon isomers</w:t>
      </w:r>
    </w:p>
    <w:p w14:paraId="4D97E2FF" w14:textId="1978DC5E" w:rsidR="0000445E" w:rsidRPr="001A693C" w:rsidRDefault="0000445E" w:rsidP="001A693C">
      <w:pPr>
        <w:pStyle w:val="ListParagraph"/>
        <w:numPr>
          <w:ilvl w:val="2"/>
          <w:numId w:val="1"/>
        </w:numPr>
        <w:rPr>
          <w:highlight w:val="green"/>
        </w:rPr>
      </w:pPr>
      <w:r w:rsidRPr="001A693C">
        <w:rPr>
          <w:highlight w:val="green"/>
        </w:rPr>
        <w:t xml:space="preserve">Number of possible isomers? Try </w:t>
      </w:r>
      <w:hyperlink r:id="rId8" w:tgtFrame="_blank" w:tooltip="https://structuregenerator.github.io/" w:history="1">
        <w:r w:rsidRPr="001A693C">
          <w:rPr>
            <w:rStyle w:val="Hyperlink"/>
            <w:highlight w:val="green"/>
          </w:rPr>
          <w:t>https://structuregenerator.github.io/</w:t>
        </w:r>
      </w:hyperlink>
    </w:p>
    <w:p w14:paraId="41011FF7" w14:textId="2B1E06F8" w:rsidR="0000445E" w:rsidRPr="001A693C" w:rsidRDefault="0000445E" w:rsidP="0000445E">
      <w:pPr>
        <w:pStyle w:val="ListParagraph"/>
        <w:numPr>
          <w:ilvl w:val="2"/>
          <w:numId w:val="1"/>
        </w:numPr>
        <w:rPr>
          <w:highlight w:val="yellow"/>
        </w:rPr>
      </w:pPr>
      <w:r w:rsidRPr="001A693C">
        <w:rPr>
          <w:highlight w:val="yellow"/>
        </w:rPr>
        <w:t>Molgen 5.0: 1000 first isomers (mono- and di-branched alkanes)—any trends?</w:t>
      </w:r>
    </w:p>
    <w:p w14:paraId="0BCBDD1D" w14:textId="0A887970" w:rsidR="0000445E" w:rsidRPr="001A693C" w:rsidRDefault="0000445E" w:rsidP="0000445E">
      <w:pPr>
        <w:pStyle w:val="ListParagraph"/>
        <w:numPr>
          <w:ilvl w:val="2"/>
          <w:numId w:val="1"/>
        </w:numPr>
        <w:rPr>
          <w:highlight w:val="yellow"/>
        </w:rPr>
      </w:pPr>
      <w:r w:rsidRPr="001A693C">
        <w:rPr>
          <w:highlight w:val="yellow"/>
        </w:rPr>
        <w:t>Expert-generated collection of C30ish molecules.</w:t>
      </w:r>
    </w:p>
    <w:p w14:paraId="48D89B40" w14:textId="4D159EBD" w:rsidR="0000445E" w:rsidRPr="001A693C" w:rsidRDefault="0000445E" w:rsidP="0000445E">
      <w:pPr>
        <w:pStyle w:val="ListParagraph"/>
        <w:numPr>
          <w:ilvl w:val="3"/>
          <w:numId w:val="1"/>
        </w:numPr>
        <w:rPr>
          <w:highlight w:val="yellow"/>
        </w:rPr>
      </w:pPr>
      <w:r w:rsidRPr="001A693C">
        <w:rPr>
          <w:highlight w:val="yellow"/>
        </w:rPr>
        <w:t>Does stereochemistry of mPAO matter?</w:t>
      </w:r>
    </w:p>
    <w:p w14:paraId="1C98AAE2" w14:textId="1AD7A7C0" w:rsidR="0000445E" w:rsidRPr="001A693C" w:rsidRDefault="0000445E" w:rsidP="0000445E">
      <w:pPr>
        <w:pStyle w:val="ListParagraph"/>
        <w:numPr>
          <w:ilvl w:val="3"/>
          <w:numId w:val="1"/>
        </w:numPr>
        <w:rPr>
          <w:highlight w:val="yellow"/>
        </w:rPr>
      </w:pPr>
      <w:r w:rsidRPr="001A693C">
        <w:rPr>
          <w:highlight w:val="yellow"/>
        </w:rPr>
        <w:t>Does regiochemistry of mPAO matter?</w:t>
      </w:r>
    </w:p>
    <w:p w14:paraId="3BFCB73A" w14:textId="5573C19C" w:rsidR="0000445E" w:rsidRPr="001A693C" w:rsidRDefault="0000445E" w:rsidP="0000445E">
      <w:pPr>
        <w:pStyle w:val="ListParagraph"/>
        <w:numPr>
          <w:ilvl w:val="3"/>
          <w:numId w:val="1"/>
        </w:numPr>
        <w:rPr>
          <w:highlight w:val="yellow"/>
        </w:rPr>
      </w:pPr>
      <w:r w:rsidRPr="001A693C">
        <w:rPr>
          <w:highlight w:val="yellow"/>
        </w:rPr>
        <w:t>What about isomers with cyclic C6 or C5 core?</w:t>
      </w:r>
    </w:p>
    <w:p w14:paraId="389F0173" w14:textId="256DD508" w:rsidR="0000445E" w:rsidRPr="001A693C" w:rsidRDefault="0000445E" w:rsidP="001A693C">
      <w:pPr>
        <w:pStyle w:val="ListParagraph"/>
        <w:numPr>
          <w:ilvl w:val="3"/>
          <w:numId w:val="1"/>
        </w:numPr>
        <w:rPr>
          <w:highlight w:val="yellow"/>
        </w:rPr>
      </w:pPr>
      <w:r w:rsidRPr="001A693C">
        <w:rPr>
          <w:highlight w:val="yellow"/>
        </w:rPr>
        <w:t>What about isomers with benzene core?</w:t>
      </w:r>
    </w:p>
    <w:p w14:paraId="4534EF18" w14:textId="441EC496" w:rsidR="00176EC7" w:rsidRPr="00176EC7" w:rsidRDefault="00176EC7" w:rsidP="001A693C">
      <w:pPr>
        <w:pStyle w:val="ListParagraph"/>
        <w:numPr>
          <w:ilvl w:val="0"/>
          <w:numId w:val="1"/>
        </w:numPr>
      </w:pPr>
      <w:r>
        <w:t>Conclusion</w:t>
      </w:r>
    </w:p>
    <w:p w14:paraId="0C8A6E8C" w14:textId="77777777" w:rsidR="003746B2" w:rsidRDefault="003746B2">
      <w:pPr>
        <w:rPr>
          <w:rFonts w:asciiTheme="majorHAnsi" w:eastAsiaTheme="majorEastAsia" w:hAnsiTheme="majorHAnsi" w:cstheme="majorBidi"/>
          <w:color w:val="2F5496" w:themeColor="accent1" w:themeShade="BF"/>
          <w:sz w:val="32"/>
          <w:szCs w:val="32"/>
        </w:rPr>
      </w:pPr>
      <w:r>
        <w:br w:type="page"/>
      </w:r>
    </w:p>
    <w:p w14:paraId="2C2E530F" w14:textId="60829491" w:rsidR="00176EC7" w:rsidRDefault="00176EC7" w:rsidP="00176EC7">
      <w:pPr>
        <w:pStyle w:val="Heading1"/>
      </w:pPr>
      <w:r>
        <w:t>Manuscript</w:t>
      </w:r>
    </w:p>
    <w:p w14:paraId="2AA4011F" w14:textId="50315C1B" w:rsidR="0000445E" w:rsidRPr="001A693C" w:rsidRDefault="0000445E" w:rsidP="0000445E">
      <w:pPr>
        <w:pStyle w:val="ListParagraph"/>
        <w:numPr>
          <w:ilvl w:val="0"/>
          <w:numId w:val="2"/>
        </w:numPr>
        <w:rPr>
          <w:b/>
          <w:bCs/>
        </w:rPr>
      </w:pPr>
      <w:r w:rsidRPr="001A693C">
        <w:rPr>
          <w:b/>
          <w:bCs/>
        </w:rPr>
        <w:t>Introduction</w:t>
      </w:r>
    </w:p>
    <w:p w14:paraId="1FC963CD" w14:textId="5ACFC06F" w:rsidR="000264AA" w:rsidRDefault="007009CA" w:rsidP="00CE3B46">
      <w:pPr>
        <w:ind w:left="360"/>
      </w:pPr>
      <w:r>
        <w:t xml:space="preserve">Lubricants are critical for ensuring the </w:t>
      </w:r>
      <w:r w:rsidR="00BB2E5E">
        <w:t xml:space="preserve">performance and </w:t>
      </w:r>
      <w:r>
        <w:t xml:space="preserve">longevity of equipment in industries such as transportation, energy, construction, and aerospace. </w:t>
      </w:r>
      <w:r w:rsidR="0010160A">
        <w:t>A</w:t>
      </w:r>
      <w:r w:rsidR="000264AA">
        <w:t xml:space="preserve">dvancements in these fields </w:t>
      </w:r>
      <w:r w:rsidR="00BB2E5E">
        <w:t>motivate on-going research and development of</w:t>
      </w:r>
      <w:r w:rsidR="000264AA">
        <w:t xml:space="preserve"> lubricants. For instance, </w:t>
      </w:r>
      <w:r w:rsidR="005F5343">
        <w:t xml:space="preserve">recent </w:t>
      </w:r>
      <w:r w:rsidR="000264AA">
        <w:t xml:space="preserve">hybrid electric vehicles use </w:t>
      </w:r>
      <w:r w:rsidR="0010160A">
        <w:t xml:space="preserve">smaller </w:t>
      </w:r>
      <w:r w:rsidR="000264AA">
        <w:t>engines that</w:t>
      </w:r>
      <w:r w:rsidR="00007252">
        <w:t xml:space="preserve"> </w:t>
      </w:r>
      <w:r w:rsidR="0010160A">
        <w:t xml:space="preserve">typically </w:t>
      </w:r>
      <w:r w:rsidR="00007252">
        <w:t xml:space="preserve">run less frequently but </w:t>
      </w:r>
      <w:r w:rsidR="000264AA">
        <w:t>hotter for short periods of time</w:t>
      </w:r>
      <w:r w:rsidR="00007252">
        <w:t xml:space="preserve">, </w:t>
      </w:r>
      <w:r w:rsidR="00BB2E5E">
        <w:t xml:space="preserve">compared to traditional large-displacement internal combustion engine vehicles. </w:t>
      </w:r>
      <w:r w:rsidR="00CC4969">
        <w:t>Thus</w:t>
      </w:r>
      <w:r w:rsidR="00BB2E5E">
        <w:t xml:space="preserve"> </w:t>
      </w:r>
      <w:r w:rsidR="00007252">
        <w:t xml:space="preserve">lubricants </w:t>
      </w:r>
      <w:r w:rsidR="00BB2E5E">
        <w:t>with</w:t>
      </w:r>
      <w:r w:rsidR="00007252">
        <w:t xml:space="preserve"> lower viscosity and lower volatility</w:t>
      </w:r>
      <w:r w:rsidR="00AB0B23">
        <w:t>, seemingly contradictory properties</w:t>
      </w:r>
      <w:r w:rsidR="00BB2E5E">
        <w:t>, need to be developed</w:t>
      </w:r>
      <w:r w:rsidR="00007252">
        <w:t>.</w:t>
      </w:r>
      <w:r w:rsidR="00AB0B23">
        <w:t xml:space="preserve"> Many applications </w:t>
      </w:r>
      <w:r w:rsidR="00CE3B46">
        <w:t xml:space="preserve">also </w:t>
      </w:r>
      <w:r w:rsidR="00101BCE">
        <w:t>are trending toward</w:t>
      </w:r>
      <w:r w:rsidR="00AB0B23">
        <w:t xml:space="preserve"> less frequent (or entirely eliminated) fluid changes. To meet such challenges, lubricants are increasingly formulated with synthetic </w:t>
      </w:r>
      <w:r w:rsidR="00F514C5">
        <w:t xml:space="preserve">oil </w:t>
      </w:r>
      <w:r w:rsidR="00AB0B23">
        <w:t>base stocks such as polyalphaolefins (PAOs)</w:t>
      </w:r>
      <w:r w:rsidR="0010160A">
        <w:t xml:space="preserve">. </w:t>
      </w:r>
      <w:r w:rsidR="00682A3E">
        <w:t xml:space="preserve">As a result of their molecular structure, </w:t>
      </w:r>
      <w:r w:rsidR="00E70F20">
        <w:t xml:space="preserve">PAOs </w:t>
      </w:r>
      <w:r w:rsidR="0010160A">
        <w:t xml:space="preserve">(designed by the American Petroleum Institute as Group IV base oils) </w:t>
      </w:r>
      <w:r w:rsidR="00E70F20">
        <w:t>exhibit</w:t>
      </w:r>
      <w:r w:rsidR="00CE3B46">
        <w:t xml:space="preserve"> higher thermal stability, longer service life, and </w:t>
      </w:r>
      <w:r w:rsidR="00E70F20">
        <w:t>more consistent</w:t>
      </w:r>
      <w:r w:rsidR="0010160A">
        <w:t xml:space="preserve"> fluidity and</w:t>
      </w:r>
      <w:r w:rsidR="00E70F20">
        <w:t xml:space="preserve"> kinematic viscosity </w:t>
      </w:r>
      <w:r w:rsidR="009852CA">
        <w:t xml:space="preserve">(KV) </w:t>
      </w:r>
      <w:r w:rsidR="00E70F20">
        <w:t>across a range of temperatures than mineral oil base stock</w:t>
      </w:r>
      <w:r w:rsidR="00682A3E">
        <w:t>s</w:t>
      </w:r>
      <w:r w:rsidR="0010160A">
        <w:t xml:space="preserve"> (API Groups I-III base oils)</w:t>
      </w:r>
      <w:r w:rsidR="00682A3E">
        <w:t>.</w:t>
      </w:r>
    </w:p>
    <w:p w14:paraId="1C50FE28" w14:textId="17D66EA9" w:rsidR="005E4B8D" w:rsidRDefault="00682A3E" w:rsidP="00F237AB">
      <w:pPr>
        <w:ind w:left="360"/>
      </w:pPr>
      <w:r>
        <w:t xml:space="preserve">The </w:t>
      </w:r>
      <w:r w:rsidR="0010160A">
        <w:t>effect of</w:t>
      </w:r>
      <w:r>
        <w:t xml:space="preserve"> molecular structure </w:t>
      </w:r>
      <w:r w:rsidR="0010160A">
        <w:t>on</w:t>
      </w:r>
      <w:r w:rsidR="00892C90">
        <w:t xml:space="preserve"> viscosity has been a long-researched topic.</w:t>
      </w:r>
      <w:r w:rsidR="00DF27AC">
        <w:fldChar w:fldCharType="begin">
          <w:fldData xml:space="preserve">PEVuZE5vdGU+PENpdGU+PEF1dGhvcj5MaWxsYXJkPC9BdXRob3I+PFllYXI+MTk1MjwvWWVhcj48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</w:fldData>
        </w:fldChar>
      </w:r>
      <w:r w:rsidR="00BB659A">
        <w:instrText xml:space="preserve"> ADDIN EN.CITE </w:instrText>
      </w:r>
      <w:r w:rsidR="00BB659A">
        <w:fldChar w:fldCharType="begin">
          <w:fldData xml:space="preserve">PEVuZE5vdGU+PENpdGU+PEF1dGhvcj5MaWxsYXJkPC9BdXRob3I+PFllYXI+MTk1MjwvWWVhcj48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</w:fldData>
        </w:fldChar>
      </w:r>
      <w:r w:rsidR="00BB659A">
        <w:instrText xml:space="preserve"> ADDIN EN.CITE.DATA </w:instrText>
      </w:r>
      <w:r w:rsidR="00BB659A">
        <w:fldChar w:fldCharType="end"/>
      </w:r>
      <w:r w:rsidR="00DF27AC">
        <w:fldChar w:fldCharType="separate"/>
      </w:r>
      <w:r w:rsidR="00DF27AC" w:rsidRPr="00DF27AC">
        <w:rPr>
          <w:noProof/>
          <w:vertAlign w:val="superscript"/>
        </w:rPr>
        <w:t>1</w:t>
      </w:r>
      <w:r w:rsidR="00DF27AC">
        <w:fldChar w:fldCharType="end"/>
      </w:r>
      <w:r w:rsidR="00892C90">
        <w:t xml:space="preserve"> </w:t>
      </w:r>
      <w:r w:rsidR="00E70F20">
        <w:t>Conventiona</w:t>
      </w:r>
      <w:r w:rsidR="00AB0B23">
        <w:t>l PAO</w:t>
      </w:r>
      <w:r w:rsidR="00E70F20">
        <w:t>s</w:t>
      </w:r>
      <w:r w:rsidR="00AB0B23">
        <w:t xml:space="preserve"> </w:t>
      </w:r>
      <w:r w:rsidR="00E70F20">
        <w:t xml:space="preserve">(c-PAOs) </w:t>
      </w:r>
      <w:r w:rsidR="00AB0B23">
        <w:t xml:space="preserve">are </w:t>
      </w:r>
      <w:r w:rsidR="00E70F20">
        <w:t xml:space="preserve">produced </w:t>
      </w:r>
      <w:r w:rsidR="001A54EF">
        <w:t>via</w:t>
      </w:r>
      <w:r w:rsidR="00E70F20">
        <w:t xml:space="preserve"> Lewis-acid catalyzed oligomerization of </w:t>
      </w:r>
      <w:r w:rsidR="00CC4969">
        <w:t xml:space="preserve">linear alpha olefins (LAOs), primarily </w:t>
      </w:r>
      <w:r w:rsidR="00E70F20">
        <w:t xml:space="preserve">1-decene, which </w:t>
      </w:r>
      <w:r w:rsidR="00CC4969">
        <w:t>is accompanied by unintentional</w:t>
      </w:r>
      <w:r w:rsidR="00101BCE">
        <w:t xml:space="preserve"> </w:t>
      </w:r>
      <w:r w:rsidR="001A6598">
        <w:t>skeletal isomerization</w:t>
      </w:r>
      <w:r w:rsidR="008C58B4">
        <w:t>—primarily methyl migration but also other processes such as formation of alicyclic structures—</w:t>
      </w:r>
      <w:r w:rsidR="00E70F20">
        <w:t>resulting in a wide distribution of chemical structures.</w:t>
      </w:r>
      <w:r w:rsidR="003F743D">
        <w:fldChar w:fldCharType="begin">
          <w:fldData xml:space="preserve">PEVuZE5vdGU+PENpdGU+PEF1dGhvcj5LYXB1cjwvQXV0aG9yPjxZZWFyPjE5OTg8L1llYXI+PFJl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</w:fldData>
        </w:fldChar>
      </w:r>
      <w:r w:rsidR="001A6598">
        <w:instrText xml:space="preserve"> ADDIN EN.CITE </w:instrText>
      </w:r>
      <w:r w:rsidR="001A6598">
        <w:fldChar w:fldCharType="begin">
          <w:fldData xml:space="preserve">PEVuZE5vdGU+PENpdGU+PEF1dGhvcj5LYXB1cjwvQXV0aG9yPjxZZWFyPjE5OTg8L1llYXI+PFJl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</w:fldData>
        </w:fldChar>
      </w:r>
      <w:r w:rsidR="001A6598">
        <w:instrText xml:space="preserve"> ADDIN EN.CITE.DATA </w:instrText>
      </w:r>
      <w:r w:rsidR="001A6598">
        <w:fldChar w:fldCharType="end"/>
      </w:r>
      <w:r w:rsidR="003F743D">
        <w:fldChar w:fldCharType="separate"/>
      </w:r>
      <w:r w:rsidR="001A6598">
        <w:rPr>
          <w:noProof/>
        </w:rPr>
        <w:t>{ Onopchenko, 1983 #431;</w:t>
      </w:r>
      <w:r w:rsidR="001A6598" w:rsidRPr="001A6598">
        <w:rPr>
          <w:noProof/>
        </w:rPr>
        <w:t xml:space="preserve"> </w:t>
      </w:r>
      <w:r w:rsidR="001A6598">
        <w:rPr>
          <w:noProof/>
        </w:rPr>
        <w:t>Kapur, 1998 #407}</w:t>
      </w:r>
      <w:r w:rsidR="003F743D">
        <w:fldChar w:fldCharType="end"/>
      </w:r>
      <w:r w:rsidR="001A6598">
        <w:t>{Azizov, 2010 #430}</w:t>
      </w:r>
      <w:r w:rsidR="0010160A">
        <w:t xml:space="preserve"> </w:t>
      </w:r>
      <w:r w:rsidR="00CC4969">
        <w:t>To produce more uniform molecular structures with less branching, m</w:t>
      </w:r>
      <w:r w:rsidR="00E70F20">
        <w:t xml:space="preserve">etallocene catalysts have been utilized to oligomerize </w:t>
      </w:r>
      <w:r w:rsidR="00CC4969">
        <w:t>LAOs</w:t>
      </w:r>
      <w:r w:rsidR="00E70F20">
        <w:t xml:space="preserve"> with head-to-tail regioselectivity</w:t>
      </w:r>
      <w:r w:rsidR="005F5343">
        <w:t xml:space="preserve"> and no </w:t>
      </w:r>
      <w:r w:rsidR="008C58B4">
        <w:t>skeletal isomerization</w:t>
      </w:r>
      <w:r w:rsidR="005F5343">
        <w:t xml:space="preserve"> side-reactions</w:t>
      </w:r>
      <w:r w:rsidR="00F237AB">
        <w:t xml:space="preserve">. The mixture is hydrogenated to impart chemical stability and distilled into various viscosity grades to produce </w:t>
      </w:r>
      <w:r w:rsidR="00CC4969">
        <w:t>metallocene-PAOs (m</w:t>
      </w:r>
      <w:r w:rsidR="00E70F20">
        <w:t>-PAOs</w:t>
      </w:r>
      <w:r w:rsidR="00CC4969">
        <w:t>)</w:t>
      </w:r>
      <w:r w:rsidR="00F237AB">
        <w:t>,</w:t>
      </w:r>
      <w:r w:rsidR="00E70F20">
        <w:t xml:space="preserve"> </w:t>
      </w:r>
      <w:r w:rsidR="00F237AB">
        <w:t>which possess</w:t>
      </w:r>
      <w:r w:rsidR="00CC4969">
        <w:t xml:space="preserve"> higher VI than</w:t>
      </w:r>
      <w:r w:rsidR="00E70F20">
        <w:t xml:space="preserve"> equivalent molecular weight c-PAOs.</w:t>
      </w:r>
      <w:r w:rsidR="00F237AB">
        <w:fldChar w:fldCharType="begin"/>
      </w:r>
      <w:r w:rsidR="003F743D">
        <w:instrText xml:space="preserve"> ADDIN EN.CITE &lt;EndNote&gt;&lt;Cite&gt;&lt;Author&gt;Nifant’ev&lt;/Author&gt;&lt;Year&gt;2018&lt;/Year&gt;&lt;RecNum&gt;363&lt;/RecNum&gt;&lt;DisplayText&gt;&lt;style face="superscript"&gt;3&lt;/style&gt;&lt;/DisplayText&gt;&lt;record&gt;&lt;rec-number&gt;363&lt;/rec-number&gt;&lt;foreign-keys&gt;&lt;key app="EN" db-id="xr92efast9pf5gefex3v5rznvx2905wa559v" timestamp="1677074222"&gt;363&lt;/key&gt;&lt;/foreign-keys&gt;&lt;ref-type name="Journal Article"&gt;17&lt;/ref-type&gt;&lt;contributors&gt;&lt;authors&gt;&lt;author&gt;Nifant’ev, Ilya E.&lt;/author&gt;&lt;author&gt;Vinogradov, Alexander A.&lt;/author&gt;&lt;author&gt;Vinogradov, Alexey A.&lt;/author&gt;&lt;author&gt;Sedov, Igor V.&lt;/author&gt;&lt;author&gt;Dorokhov, Viktor G.&lt;/author&gt;&lt;author&gt;Lyadov, Anton S.&lt;/author&gt;&lt;author&gt;Ivchenko, Pavel V.&lt;/author&gt;&lt;/authors&gt;&lt;/contributors&gt;&lt;titles&gt;&lt;title&gt;Structurally uniform 1-hexene, 1-octene, and 1-decene oligomers: Zirconocene/MAO-catalyzed preparation, characterization, and prospects of their use as low-viscosity low-temperature oil base stocks&lt;/title&gt;&lt;secondary-title&gt;Applied Catalysis A: General&lt;/secondary-title&gt;&lt;/titles&gt;&lt;periodical&gt;&lt;full-title&gt;Applied Catalysis A: General&lt;/full-title&gt;&lt;/periodical&gt;&lt;pages&gt;40-50&lt;/pages&gt;&lt;volume&gt;549&lt;/volume&gt;&lt;keywords&gt;&lt;keyword&gt;α-Olefins&lt;/keyword&gt;&lt;keyword&gt;Oligomerization&lt;/keyword&gt;&lt;keyword&gt;Zirconocenes&lt;/keyword&gt;&lt;keyword&gt;Oil base stocks&lt;/keyword&gt;&lt;keyword&gt;Viscosity&lt;/keyword&gt;&lt;/keywords&gt;&lt;dates&gt;&lt;year&gt;2018&lt;/year&gt;&lt;pub-dates&gt;&lt;date&gt;2018/01/05/&lt;/date&gt;&lt;/pub-dates&gt;&lt;/dates&gt;&lt;isbn&gt;0926-860X&lt;/isbn&gt;&lt;urls&gt;&lt;related-urls&gt;&lt;url&gt;https://www.sciencedirect.com/science/article/pii/S0926860X17304453&lt;/url&gt;&lt;/related-urls&gt;&lt;/urls&gt;&lt;electronic-resource-num&gt;https://doi.org/10.1016/j.apcata.2017.09.016&lt;/electronic-resource-num&gt;&lt;/record&gt;&lt;/Cite&gt;&lt;/EndNote&gt;</w:instrText>
      </w:r>
      <w:r w:rsidR="00F237AB">
        <w:fldChar w:fldCharType="separate"/>
      </w:r>
      <w:r w:rsidR="003F743D" w:rsidRPr="003F743D">
        <w:rPr>
          <w:noProof/>
          <w:vertAlign w:val="superscript"/>
        </w:rPr>
        <w:t>3</w:t>
      </w:r>
      <w:r w:rsidR="00F237AB">
        <w:fldChar w:fldCharType="end"/>
      </w:r>
      <w:r w:rsidR="00CC4969">
        <w:t xml:space="preserve"> </w:t>
      </w:r>
      <w:r w:rsidR="008C58B4">
        <w:t xml:space="preserve">Additionally, due to the reduced number of tertiary hydrogen atoms, m-PAOs have increased oxidative stability compared to c-PAOs and mineral oils. </w:t>
      </w:r>
    </w:p>
    <w:p w14:paraId="465536D3" w14:textId="76F4224A" w:rsidR="00AB0B23" w:rsidRDefault="006D12E6" w:rsidP="009A7AB3">
      <w:pPr>
        <w:ind w:left="360"/>
        <w:jc w:val="both"/>
      </w:pPr>
      <w:r>
        <w:t>H</w:t>
      </w:r>
      <w:r w:rsidR="00CE3B46">
        <w:t xml:space="preserve">ydrogenated </w:t>
      </w:r>
      <w:r w:rsidR="00892C90">
        <w:t xml:space="preserve">PAO </w:t>
      </w:r>
      <w:r w:rsidR="00CC4969">
        <w:t xml:space="preserve">1-decene </w:t>
      </w:r>
      <w:r w:rsidR="00CE3B46">
        <w:t xml:space="preserve">trimers are </w:t>
      </w:r>
      <w:r w:rsidR="009A7AB3">
        <w:t>the</w:t>
      </w:r>
      <w:r>
        <w:t xml:space="preserve"> major component of PAO</w:t>
      </w:r>
      <w:r w:rsidR="009A7AB3">
        <w:t>-</w:t>
      </w:r>
      <w:r>
        <w:t>4, a leading synthetic base oil</w:t>
      </w:r>
      <w:r w:rsidR="00CE3B46">
        <w:t xml:space="preserve">. However, </w:t>
      </w:r>
      <w:r w:rsidR="00957117">
        <w:t>the chemical formula C</w:t>
      </w:r>
      <w:r w:rsidR="00957117" w:rsidRPr="003F6A3A">
        <w:rPr>
          <w:vertAlign w:val="subscript"/>
        </w:rPr>
        <w:t>30</w:t>
      </w:r>
      <w:r w:rsidR="00957117">
        <w:t>H</w:t>
      </w:r>
      <w:r w:rsidR="00957117" w:rsidRPr="003F6A3A">
        <w:rPr>
          <w:vertAlign w:val="subscript"/>
        </w:rPr>
        <w:t>62</w:t>
      </w:r>
      <w:r w:rsidR="00957117">
        <w:rPr>
          <w:vertAlign w:val="subscript"/>
        </w:rPr>
        <w:t xml:space="preserve"> </w:t>
      </w:r>
      <w:r w:rsidR="00957117">
        <w:t xml:space="preserve">has </w:t>
      </w:r>
      <w:r w:rsidR="00957117" w:rsidRPr="00C301CF">
        <w:t>182896187256</w:t>
      </w:r>
      <w:r w:rsidR="00957117">
        <w:t xml:space="preserve"> possible isomers,</w:t>
      </w:r>
      <w:r w:rsidR="00957117">
        <w:fldChar w:fldCharType="begin"/>
      </w:r>
      <w:r w:rsidR="003F743D">
        <w:instrText xml:space="preserve"> ADDIN EN.CITE &lt;EndNote&gt;&lt;Cite&gt;&lt;Author&gt;Fujita&lt;/Author&gt;&lt;Year&gt;2007&lt;/Year&gt;&lt;RecNum&gt;383&lt;/RecNum&gt;&lt;DisplayText&gt;&lt;style face="superscript"&gt;4&lt;/style&gt;&lt;/DisplayText&gt;&lt;record&gt;&lt;rec-number&gt;383&lt;/rec-number&gt;&lt;foreign-keys&gt;&lt;key app="EN" db-id="xr92efast9pf5gefex3v5rznvx2905wa559v" timestamp="1708700572"&gt;383&lt;/key&gt;&lt;/foreign-keys&gt;&lt;ref-type name="Journal Article"&gt;17&lt;/ref-type&gt;&lt;contributors&gt;&lt;authors&gt;&lt;author&gt;Fujita, Shinsaku&lt;/author&gt;&lt;/authors&gt;&lt;/contributors&gt;&lt;titles&gt;&lt;title&gt;Alkanes as Stereoisomers. Enumeration by the Combination of Two Dichotomies for Three-Dimensional Trees&lt;/title&gt;&lt;secondary-title&gt;MATCH Commun. Math. Comput. Chem. &lt;/secondary-title&gt;&lt;/titles&gt;&lt;periodical&gt;&lt;full-title&gt;MATCH Commun. Math. Comput. Chem.&lt;/full-title&gt;&lt;/periodical&gt;&lt;pages&gt;299-340&lt;/pages&gt;&lt;volume&gt;57&lt;/volume&gt;&lt;section&gt;299&lt;/section&gt;&lt;dates&gt;&lt;year&gt;2007&lt;/year&gt;&lt;/dates&gt;&lt;urls&gt;&lt;related-urls&gt;&lt;url&gt;https://match.pmf.kg.ac.rs/electronic_versions/Match57/n2/match57n2_299-340.pdf&lt;/url&gt;&lt;/related-urls&gt;&lt;/urls&gt;&lt;/record&gt;&lt;/Cite&gt;&lt;Cite&gt;&lt;Author&gt;Fujita&lt;/Author&gt;&lt;Year&gt;2010&lt;/Year&gt;&lt;RecNum&gt;382&lt;/RecNum&gt;&lt;record&gt;&lt;rec-number&gt;382&lt;/rec-number&gt;&lt;foreign-keys&gt;&lt;key app="EN" db-id="xr92efast9pf5gefex3v5rznvx2905wa559v" timestamp="1708700462"&gt;382&lt;/key&gt;&lt;/foreign-keys&gt;&lt;ref-type name="Journal Article"&gt;17&lt;/ref-type&gt;&lt;contributors&gt;&lt;authors&gt;&lt;author&gt;Fujita, Shinsaku&lt;/author&gt;&lt;/authors&gt;&lt;/contributors&gt;&lt;titles&gt;&lt;title&gt;Numbers of Alkanes and Monosubstituted Alkanes. A Long-Standing Interdisciplinary Problem over 130 Years&lt;/title&gt;&lt;secondary-title&gt;Bulletin of The Chemical Society of Japan - BULL CHEM SOC JPN&lt;/secondary-title&gt;&lt;/titles&gt;&lt;periodical&gt;&lt;full-title&gt;Bulletin of The Chemical Society of Japan - BULL CHEM SOC JPN&lt;/full-title&gt;&lt;/periodical&gt;&lt;pages&gt;1-18&lt;/pages&gt;&lt;volume&gt;83&lt;/volume&gt;&lt;dates&gt;&lt;year&gt;2010&lt;/year&gt;&lt;pub-dates&gt;&lt;date&gt;01/15&lt;/date&gt;&lt;/pub-dates&gt;&lt;/dates&gt;&lt;urls&gt;&lt;/urls&gt;&lt;electronic-resource-num&gt;10.1246/bcsj.20090008&lt;/electronic-resource-num&gt;&lt;/record&gt;&lt;/Cite&gt;&lt;/EndNote&gt;</w:instrText>
      </w:r>
      <w:r w:rsidR="00957117">
        <w:fldChar w:fldCharType="separate"/>
      </w:r>
      <w:r w:rsidR="003F743D" w:rsidRPr="003F743D">
        <w:rPr>
          <w:noProof/>
          <w:vertAlign w:val="superscript"/>
        </w:rPr>
        <w:t>4</w:t>
      </w:r>
      <w:r w:rsidR="00957117">
        <w:fldChar w:fldCharType="end"/>
      </w:r>
      <w:r w:rsidR="00957117">
        <w:t xml:space="preserve"> and it is improbable </w:t>
      </w:r>
      <w:r>
        <w:t>that m-PAOs</w:t>
      </w:r>
      <w:r w:rsidR="00892C90">
        <w:t xml:space="preserve"> </w:t>
      </w:r>
      <w:r>
        <w:t>are the best isomer in terms of viscometrics</w:t>
      </w:r>
      <w:r w:rsidR="00957117">
        <w:t xml:space="preserve">. </w:t>
      </w:r>
      <w:r w:rsidR="001A54EF">
        <w:t xml:space="preserve">Experimental synthesis and </w:t>
      </w:r>
      <w:r w:rsidR="009852CA">
        <w:t>KV-temperature</w:t>
      </w:r>
      <w:r w:rsidR="001A54EF">
        <w:t xml:space="preserve"> </w:t>
      </w:r>
      <w:r w:rsidR="009852CA">
        <w:t>characterization</w:t>
      </w:r>
      <w:r w:rsidR="001A54EF">
        <w:t xml:space="preserve"> of even a </w:t>
      </w:r>
      <w:r w:rsidR="00154D21">
        <w:t>millionth</w:t>
      </w:r>
      <w:r w:rsidR="001A54EF">
        <w:t xml:space="preserve"> of th</w:t>
      </w:r>
      <w:r w:rsidR="00154D21">
        <w:t xml:space="preserve">at chemical space is </w:t>
      </w:r>
      <w:r w:rsidR="00F514C5">
        <w:t>not feasible</w:t>
      </w:r>
      <w:r w:rsidR="00154D21">
        <w:t xml:space="preserve">. </w:t>
      </w:r>
      <w:r w:rsidR="005E4B8D">
        <w:t xml:space="preserve">Significant advances in </w:t>
      </w:r>
      <w:r w:rsidR="00D6345E">
        <w:t>molecular dynamics</w:t>
      </w:r>
      <w:r w:rsidR="002C6FE6">
        <w:t xml:space="preserve"> (MD)</w:t>
      </w:r>
      <w:r w:rsidR="00D6345E">
        <w:t>-based computational</w:t>
      </w:r>
      <w:r w:rsidR="00154D21">
        <w:t xml:space="preserve"> methods</w:t>
      </w:r>
      <w:r w:rsidR="005E4B8D">
        <w:t xml:space="preserve"> </w:t>
      </w:r>
      <w:r w:rsidR="00154D21">
        <w:t>to predict viscosity have been developed b</w:t>
      </w:r>
      <w:r w:rsidR="009852CA">
        <w:t>y many,</w:t>
      </w:r>
      <w:r w:rsidR="009A7AB3">
        <w:t xml:space="preserve"> </w:t>
      </w:r>
      <w:r w:rsidR="009A7AB3">
        <w:fldChar w:fldCharType="begin">
          <w:fldData xml:space="preserve">PEVuZE5vdGU+PENpdGU+PEF1dGhvcj5QYWRpbGxhPC9BdXRob3I+PFllYXI+MTk5MTwvWWVhcj48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</w:fldData>
        </w:fldChar>
      </w:r>
      <w:r w:rsidR="00C42E3B">
        <w:instrText xml:space="preserve"> ADDIN EN.CITE </w:instrText>
      </w:r>
      <w:r w:rsidR="00C42E3B">
        <w:fldChar w:fldCharType="begin">
          <w:fldData xml:space="preserve">PEVuZE5vdGU+PENpdGU+PEF1dGhvcj5QYWRpbGxhPC9BdXRob3I+PFllYXI+MTk5MTwvWWVhcj48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</w:fldData>
        </w:fldChar>
      </w:r>
      <w:r w:rsidR="00C42E3B">
        <w:instrText xml:space="preserve"> ADDIN EN.CITE.DATA </w:instrText>
      </w:r>
      <w:r w:rsidR="00C42E3B">
        <w:fldChar w:fldCharType="end"/>
      </w:r>
      <w:r w:rsidR="009A7AB3">
        <w:fldChar w:fldCharType="separate"/>
      </w:r>
      <w:r w:rsidR="00C42E3B">
        <w:rPr>
          <w:noProof/>
        </w:rPr>
        <w:t>{Padilla, 1991 #421;Cui, 1996 #424;Cui, 1998 #425;Martin, 1999 #422;Chang, 2004 #423;Tartaglino, 2006 #420;Liu, 2015 #419;Panwar, 2023 #384;Kajita, 2020 #390;Nieto-Draghi, 2015 #433}</w:t>
      </w:r>
      <w:r w:rsidR="009A7AB3">
        <w:fldChar w:fldCharType="end"/>
      </w:r>
      <w:r w:rsidR="00C42E3B">
        <w:t>{Goussard, 2020 #432}</w:t>
      </w:r>
      <w:r w:rsidR="009A7AB3">
        <w:t xml:space="preserve"> </w:t>
      </w:r>
      <w:r w:rsidR="009852CA">
        <w:t>but</w:t>
      </w:r>
      <w:r w:rsidR="005E4B8D">
        <w:t xml:space="preserve"> such calculation</w:t>
      </w:r>
      <w:r w:rsidR="005F5343">
        <w:t xml:space="preserve">s still face challenges in accuracy, signal-to-noise, and computational efficiency. </w:t>
      </w:r>
      <w:r w:rsidR="0061184E">
        <w:t>Even with recent methods that couple machine learning (ML) with molecular dynamics data,</w:t>
      </w:r>
      <w:r w:rsidR="0061184E">
        <w:fldChar w:fldCharType="begin">
          <w:fldData xml:space="preserve">PEVuZE5vdGU+PENpdGU+PEF1dGhvcj5QYW53YXI8L0F1dGhvcj48WWVhcj4yMDIzPC9ZZWFyPjxS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</w:fldData>
        </w:fldChar>
      </w:r>
      <w:r w:rsidR="009A7AB3">
        <w:instrText xml:space="preserve"> ADDIN EN.CITE </w:instrText>
      </w:r>
      <w:r w:rsidR="009A7AB3">
        <w:fldChar w:fldCharType="begin">
          <w:fldData xml:space="preserve">PEVuZE5vdGU+PENpdGU+PEF1dGhvcj5QYW53YXI8L0F1dGhvcj48WWVhcj4yMDIzPC9ZZWFyPjxS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</w:fldData>
        </w:fldChar>
      </w:r>
      <w:r w:rsidR="009A7AB3">
        <w:instrText xml:space="preserve"> ADDIN EN.CITE.DATA </w:instrText>
      </w:r>
      <w:r w:rsidR="009A7AB3">
        <w:fldChar w:fldCharType="end"/>
      </w:r>
      <w:r w:rsidR="0061184E">
        <w:fldChar w:fldCharType="separate"/>
      </w:r>
      <w:r w:rsidR="009A7AB3" w:rsidRPr="009A7AB3">
        <w:rPr>
          <w:noProof/>
          <w:vertAlign w:val="superscript"/>
        </w:rPr>
        <w:t>5h,i</w:t>
      </w:r>
      <w:r w:rsidR="0061184E">
        <w:fldChar w:fldCharType="end"/>
      </w:r>
      <w:r w:rsidR="0061184E">
        <w:t xml:space="preserve"> computational feasibility for large-scale screening is limited. </w:t>
      </w:r>
      <w:r w:rsidR="005F5343">
        <w:t>A</w:t>
      </w:r>
      <w:r w:rsidR="009852CA">
        <w:t xml:space="preserve">t an optimistic rate of 1 molecule per hour, </w:t>
      </w:r>
      <w:r w:rsidR="005F5343">
        <w:t xml:space="preserve">a molecular dynamics-based viscosity prediction method </w:t>
      </w:r>
      <w:r w:rsidR="009852CA">
        <w:t xml:space="preserve">would take over 20 years to analyze a millionth of the </w:t>
      </w:r>
      <w:r w:rsidR="00F514C5">
        <w:t>C</w:t>
      </w:r>
      <w:r w:rsidR="00F514C5" w:rsidRPr="001A693C">
        <w:rPr>
          <w:vertAlign w:val="subscript"/>
        </w:rPr>
        <w:t>30</w:t>
      </w:r>
      <w:r w:rsidR="00F514C5">
        <w:t>H</w:t>
      </w:r>
      <w:r w:rsidR="00F514C5" w:rsidRPr="001A693C">
        <w:rPr>
          <w:vertAlign w:val="subscript"/>
        </w:rPr>
        <w:t>62</w:t>
      </w:r>
      <w:r w:rsidR="00F514C5">
        <w:t xml:space="preserve"> </w:t>
      </w:r>
      <w:r w:rsidR="009852CA">
        <w:t>chemical space.</w:t>
      </w:r>
    </w:p>
    <w:p w14:paraId="4C3E426D" w14:textId="4BDB06EE" w:rsidR="00C61D10" w:rsidRDefault="00ED1C0C" w:rsidP="002C6FE6">
      <w:pPr>
        <w:ind w:left="360"/>
      </w:pPr>
      <w:r>
        <w:t xml:space="preserve">Many </w:t>
      </w:r>
      <w:r w:rsidR="002C6FE6">
        <w:t xml:space="preserve">non-MD </w:t>
      </w:r>
      <w:r>
        <w:t xml:space="preserve">kinematic viscosity prediction methods require </w:t>
      </w:r>
      <w:r w:rsidR="001310F4">
        <w:t xml:space="preserve">empirical </w:t>
      </w:r>
      <w:r>
        <w:t>know</w:t>
      </w:r>
      <w:r w:rsidR="001310F4">
        <w:t>ledge of</w:t>
      </w:r>
      <w:r>
        <w:t xml:space="preserve"> </w:t>
      </w:r>
      <w:r w:rsidR="001310F4">
        <w:t>physical</w:t>
      </w:r>
      <w:r>
        <w:t xml:space="preserve"> properties of the oil compound such as density, entropy, enthalpy, or compressibility factor.</w:t>
      </w:r>
      <w:r>
        <w:fldChar w:fldCharType="begin"/>
      </w:r>
      <w:r w:rsidR="009A7AB3">
        <w:instrText xml:space="preserve"> ADDIN EN.CITE &lt;EndNote&gt;&lt;Cite&gt;&lt;Author&gt;Cardona&lt;/Author&gt;&lt;Year&gt;2021&lt;/Year&gt;&lt;RecNum&gt;393&lt;/RecNum&gt;&lt;DisplayText&gt;&lt;style face="superscript"&gt;6&lt;/style&gt;&lt;/DisplayText&gt;&lt;record&gt;&lt;rec-number&gt;393&lt;/rec-number&gt;&lt;foreign-keys&gt;&lt;key app="EN" db-id="xr92efast9pf5gefex3v5rznvx2905wa559v" timestamp="1710788324"&gt;393&lt;/key&gt;&lt;/foreign-keys&gt;&lt;ref-type name="Journal Article"&gt;17&lt;/ref-type&gt;&lt;contributors&gt;&lt;authors&gt;&lt;author&gt;Cardona, Luis F.&lt;/author&gt;&lt;author&gt;Forero, Luis A.&lt;/author&gt;&lt;author&gt;Velásquez, Jorge A.&lt;/author&gt;&lt;/authors&gt;&lt;/contributors&gt;&lt;titles&gt;&lt;title&gt;Extension of a Group Contribution Method to Predict Viscosity Based on Momentum Transport Theory Using a Modified Peng–Robinson EoS&lt;/title&gt;&lt;secondary-title&gt;Industrial &amp;amp; Engineering Chemistry Research&lt;/secondary-title&gt;&lt;/titles&gt;&lt;periodical&gt;&lt;full-title&gt;Industrial &amp;amp; Engineering Chemistry Research&lt;/full-title&gt;&lt;/periodical&gt;&lt;pages&gt;14903-14926&lt;/pages&gt;&lt;volume&gt;60&lt;/volume&gt;&lt;number&gt;41&lt;/number&gt;&lt;dates&gt;&lt;year&gt;2021&lt;/year&gt;&lt;pub-dates&gt;&lt;date&gt;2021/10/20&lt;/date&gt;&lt;/pub-dates&gt;&lt;/dates&gt;&lt;publisher&gt;American Chemical Society&lt;/publisher&gt;&lt;isbn&gt;0888-5885&lt;/isbn&gt;&lt;urls&gt;&lt;related-urls&gt;&lt;url&gt;https://doi.org/10.1021/acs.iecr.1c02146&lt;/url&gt;&lt;/related-urls&gt;&lt;/urls&gt;&lt;electronic-resource-num&gt;10.1021/acs.iecr.1c02146&lt;/electronic-resource-num&gt;&lt;/record&gt;&lt;/Cite&gt;&lt;/EndNote&gt;</w:instrText>
      </w:r>
      <w:r>
        <w:fldChar w:fldCharType="separate"/>
      </w:r>
      <w:r w:rsidR="009A7AB3" w:rsidRPr="009A7AB3">
        <w:rPr>
          <w:noProof/>
          <w:vertAlign w:val="superscript"/>
        </w:rPr>
        <w:t>6</w:t>
      </w:r>
      <w:r>
        <w:fldChar w:fldCharType="end"/>
      </w:r>
      <w:r>
        <w:t xml:space="preserve"> For </w:t>
      </w:r>
      <w:r>
        <w:lastRenderedPageBreak/>
        <w:t xml:space="preserve">virtual screening of novel oil compounds, methods that do not </w:t>
      </w:r>
      <w:r w:rsidR="0058375F">
        <w:t>depend</w:t>
      </w:r>
      <w:r>
        <w:t xml:space="preserve"> </w:t>
      </w:r>
      <w:r w:rsidR="005E4B8D">
        <w:t xml:space="preserve">on </w:t>
      </w:r>
      <w:r>
        <w:t xml:space="preserve">molecule-specific thermodynamic </w:t>
      </w:r>
      <w:r w:rsidR="0058375F">
        <w:t>data are necessary. COSMOTherm has developed leading QSPR models for predicting density and dynamic viscosity</w:t>
      </w:r>
      <w:r w:rsidR="00486199">
        <w:t xml:space="preserve"> over a wide chemical space</w:t>
      </w:r>
      <w:r w:rsidR="0058375F">
        <w:t xml:space="preserve">, but </w:t>
      </w:r>
      <w:ins w:id="1" w:author="Wright, Patrick T" w:date="2024-05-02T13:43:00Z">
        <w:r w:rsidR="00605AD2">
          <w:t xml:space="preserve">such models </w:t>
        </w:r>
      </w:ins>
      <w:r w:rsidR="001310F4">
        <w:t xml:space="preserve">require </w:t>
      </w:r>
      <w:r w:rsidR="00D6345E">
        <w:t xml:space="preserve">computationally expensive </w:t>
      </w:r>
      <w:r w:rsidR="001310F4">
        <w:t xml:space="preserve">quantum mechanical </w:t>
      </w:r>
      <w:r w:rsidR="00D6345E">
        <w:t xml:space="preserve">geometry optimization and </w:t>
      </w:r>
      <w:r w:rsidR="001310F4">
        <w:t>calculation of surface charge profiles</w:t>
      </w:r>
      <w:r w:rsidR="0058375F">
        <w:t xml:space="preserve">.[refs] </w:t>
      </w:r>
      <w:r w:rsidR="002C6FE6">
        <w:t>Non-MD m</w:t>
      </w:r>
      <w:r w:rsidR="001310F4">
        <w:t xml:space="preserve">achine learning methods to predict viscosity have been developed for various </w:t>
      </w:r>
      <w:r w:rsidR="00486199">
        <w:t>fields such as</w:t>
      </w:r>
      <w:r w:rsidR="001310F4">
        <w:t xml:space="preserve"> biofuels,</w:t>
      </w:r>
      <w:r w:rsidR="001310F4">
        <w:fldChar w:fldCharType="begin"/>
      </w:r>
      <w:r w:rsidR="009A7AB3">
        <w:instrText xml:space="preserve"> ADDIN EN.CITE &lt;EndNote&gt;&lt;Cite&gt;&lt;Author&gt;Saldana&lt;/Author&gt;&lt;Year&gt;2012&lt;/Year&gt;&lt;RecNum&gt;386&lt;/RecNum&gt;&lt;DisplayText&gt;&lt;style face="superscript"&gt;7&lt;/style&gt;&lt;/DisplayText&gt;&lt;record&gt;&lt;rec-number&gt;386&lt;/rec-number&gt;&lt;foreign-keys&gt;&lt;key app="EN" db-id="xr92efast9pf5gefex3v5rznvx2905wa559v" timestamp="1708720840"&gt;386&lt;/key&gt;&lt;/foreign-keys&gt;&lt;ref-type name="Journal Article"&gt;17&lt;/ref-type&gt;&lt;contributors&gt;&lt;authors&gt;&lt;author&gt;Saldana, Diego Alonso&lt;/author&gt;&lt;author&gt;Starck, Laurie&lt;/author&gt;&lt;author&gt;Mougin, Pascal&lt;/author&gt;&lt;author&gt;Rousseau, Bernard&lt;/author&gt;&lt;author&gt;Ferrando, Nicolas&lt;/author&gt;&lt;author&gt;Creton, Benoit&lt;/author&gt;&lt;/authors&gt;&lt;/contributors&gt;&lt;titles&gt;&lt;title&gt;Prediction of Density and Viscosity of Biofuel Compounds Using Machine Learning Methods&lt;/title&gt;&lt;secondary-title&gt;Energy &amp;amp; Fuels&lt;/secondary-title&gt;&lt;/titles&gt;&lt;periodical&gt;&lt;full-title&gt;Energy &amp;amp; Fuels&lt;/full-title&gt;&lt;/periodical&gt;&lt;pages&gt;2416-2426&lt;/pages&gt;&lt;volume&gt;26&lt;/volume&gt;&lt;number&gt;4&lt;/number&gt;&lt;dates&gt;&lt;year&gt;2012&lt;/year&gt;&lt;pub-dates&gt;&lt;date&gt;2012/04/19&lt;/date&gt;&lt;/pub-dates&gt;&lt;/dates&gt;&lt;publisher&gt;American Chemical Society&lt;/publisher&gt;&lt;isbn&gt;0887-0624&lt;/isbn&gt;&lt;urls&gt;&lt;related-urls&gt;&lt;url&gt;https://doi.org/10.1021/ef3001339&lt;/url&gt;&lt;/related-urls&gt;&lt;/urls&gt;&lt;electronic-resource-num&gt;10.1021/ef3001339&lt;/electronic-resource-num&gt;&lt;/record&gt;&lt;/Cite&gt;&lt;/EndNote&gt;</w:instrText>
      </w:r>
      <w:r w:rsidR="001310F4">
        <w:fldChar w:fldCharType="separate"/>
      </w:r>
      <w:r w:rsidR="009A7AB3" w:rsidRPr="009A7AB3">
        <w:rPr>
          <w:noProof/>
          <w:vertAlign w:val="superscript"/>
        </w:rPr>
        <w:t>7</w:t>
      </w:r>
      <w:r w:rsidR="001310F4">
        <w:fldChar w:fldCharType="end"/>
      </w:r>
      <w:r w:rsidR="001310F4">
        <w:t xml:space="preserve"> ionic liquids,</w:t>
      </w:r>
      <w:r w:rsidR="001310F4">
        <w:fldChar w:fldCharType="begin">
          <w:fldData xml:space="preserve">PEVuZE5vdGU+PENpdGU+PEF1dGhvcj5QYWR1c3p5xYRza2k8L0F1dGhvcj48WWVhcj4yMDE0PC9Z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</w:fldData>
        </w:fldChar>
      </w:r>
      <w:r w:rsidR="009A7AB3">
        <w:instrText xml:space="preserve"> ADDIN EN.CITE </w:instrText>
      </w:r>
      <w:r w:rsidR="009A7AB3">
        <w:fldChar w:fldCharType="begin">
          <w:fldData xml:space="preserve">PEVuZE5vdGU+PENpdGU+PEF1dGhvcj5QYWR1c3p5xYRza2k8L0F1dGhvcj48WWVhcj4yMDE0PC9Z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</w:fldData>
        </w:fldChar>
      </w:r>
      <w:r w:rsidR="009A7AB3">
        <w:instrText xml:space="preserve"> ADDIN EN.CITE.DATA </w:instrText>
      </w:r>
      <w:r w:rsidR="009A7AB3">
        <w:fldChar w:fldCharType="end"/>
      </w:r>
      <w:r w:rsidR="001310F4">
        <w:fldChar w:fldCharType="separate"/>
      </w:r>
      <w:r w:rsidR="009A7AB3" w:rsidRPr="009A7AB3">
        <w:rPr>
          <w:noProof/>
          <w:vertAlign w:val="superscript"/>
        </w:rPr>
        <w:t>8</w:t>
      </w:r>
      <w:r w:rsidR="001310F4">
        <w:fldChar w:fldCharType="end"/>
      </w:r>
      <w:r w:rsidR="001310F4">
        <w:t xml:space="preserve"> </w:t>
      </w:r>
      <w:r w:rsidR="00D6345E">
        <w:t>Lennard-Jones fluid</w:t>
      </w:r>
      <w:r w:rsidR="001310F4">
        <w:t>s</w:t>
      </w:r>
      <w:r w:rsidR="00486199">
        <w:t>,</w:t>
      </w:r>
      <w:r w:rsidR="001310F4">
        <w:fldChar w:fldCharType="begin"/>
      </w:r>
      <w:r w:rsidR="009A7AB3">
        <w:instrText xml:space="preserve"> ADDIN EN.CITE &lt;EndNote&gt;&lt;Cite&gt;&lt;Author&gt;Avula&lt;/Author&gt;&lt;Year&gt;2022&lt;/Year&gt;&lt;RecNum&gt;391&lt;/RecNum&gt;&lt;DisplayText&gt;&lt;style face="superscript"&gt;9&lt;/style&gt;&lt;/DisplayText&gt;&lt;record&gt;&lt;rec-number&gt;391&lt;/rec-number&gt;&lt;foreign-keys&gt;&lt;key app="EN" db-id="xr92efast9pf5gefex3v5rznvx2905wa559v" timestamp="1708722423"&gt;391&lt;/key&gt;&lt;/foreign-keys&gt;&lt;ref-type name="Journal Article"&gt;17&lt;/ref-type&gt;&lt;contributors&gt;&lt;authors&gt;&lt;author&gt;Avula, Nikhil V. S.&lt;/author&gt;&lt;author&gt;Veesam, Shivanand Kumar&lt;/author&gt;&lt;author&gt;Behera, Sudarshan&lt;/author&gt;&lt;author&gt;Balasubramanian, Sundaram&lt;/author&gt;&lt;/authors&gt;&lt;/contributors&gt;&lt;titles&gt;&lt;title&gt;Building robust machine learning models for small chemical science data: the case of shear viscosity of fluids&lt;/title&gt;&lt;secondary-title&gt;Machine Learning: Science and Technology&lt;/secondary-title&gt;&lt;/titles&gt;&lt;periodical&gt;&lt;full-title&gt;Machine Learning: Science and Technology&lt;/full-title&gt;&lt;/periodical&gt;&lt;pages&gt;045032&lt;/pages&gt;&lt;volume&gt;3&lt;/volume&gt;&lt;number&gt;4&lt;/number&gt;&lt;dates&gt;&lt;year&gt;2022&lt;/year&gt;&lt;pub-dates&gt;&lt;date&gt;2022/12/29&lt;/date&gt;&lt;/pub-dates&gt;&lt;/dates&gt;&lt;publisher&gt;IOP Publishing&lt;/publisher&gt;&lt;isbn&gt;2632-2153&lt;/isbn&gt;&lt;urls&gt;&lt;related-urls&gt;&lt;url&gt;https://dx.doi.org/10.1088/2632-2153/acac01&lt;/url&gt;&lt;/related-urls&gt;&lt;/urls&gt;&lt;electronic-resource-num&gt;10.1088/2632-2153/acac01&lt;/electronic-resource-num&gt;&lt;/record&gt;&lt;/Cite&gt;&lt;/EndNote&gt;</w:instrText>
      </w:r>
      <w:r w:rsidR="001310F4">
        <w:fldChar w:fldCharType="separate"/>
      </w:r>
      <w:r w:rsidR="009A7AB3" w:rsidRPr="009A7AB3">
        <w:rPr>
          <w:noProof/>
          <w:vertAlign w:val="superscript"/>
        </w:rPr>
        <w:t>9</w:t>
      </w:r>
      <w:r w:rsidR="001310F4">
        <w:fldChar w:fldCharType="end"/>
      </w:r>
      <w:r w:rsidR="00486199">
        <w:t xml:space="preserve"> and lighter alkanes up to C20.</w:t>
      </w:r>
      <w:r w:rsidR="00486199">
        <w:fldChar w:fldCharType="begin"/>
      </w:r>
      <w:r w:rsidR="009A7AB3">
        <w:instrText xml:space="preserve"> ADDIN EN.CITE &lt;EndNote&gt;&lt;Cite&gt;&lt;Author&gt;Santak&lt;/Author&gt;&lt;Year&gt;2019&lt;/Year&gt;&lt;RecNum&gt;389&lt;/RecNum&gt;&lt;DisplayText&gt;&lt;style face="superscript"&gt;10&lt;/style&gt;&lt;/DisplayText&gt;&lt;record&gt;&lt;rec-number&gt;389&lt;/rec-number&gt;&lt;foreign-keys&gt;&lt;key app="EN" db-id="xr92efast9pf5gefex3v5rznvx2905wa559v" timestamp="1708721385"&gt;389&lt;/key&gt;&lt;/foreign-keys&gt;&lt;ref-type name="Journal Article"&gt;17&lt;/ref-type&gt;&lt;contributors&gt;&lt;authors&gt;&lt;author&gt;Santak, Pavao&lt;/author&gt;&lt;author&gt;Conduit, Gareth&lt;/author&gt;&lt;/authors&gt;&lt;/contributors&gt;&lt;titles&gt;&lt;title&gt;Predicting physical properties of alkanes with neural networks&lt;/title&gt;&lt;secondary-title&gt;Fluid Phase Equilibria&lt;/secondary-title&gt;&lt;/titles&gt;&lt;periodical&gt;&lt;full-title&gt;Fluid Phase Equilibria&lt;/full-title&gt;&lt;/periodical&gt;&lt;pages&gt;112259&lt;/pages&gt;&lt;volume&gt;501&lt;/volume&gt;&lt;keywords&gt;&lt;keyword&gt;Fragmented data&lt;/keyword&gt;&lt;keyword&gt;Neural network&lt;/keyword&gt;&lt;keyword&gt;Lubricant&lt;/keyword&gt;&lt;keyword&gt;Alkane&lt;/keyword&gt;&lt;keyword&gt;Flash point&lt;/keyword&gt;&lt;/keywords&gt;&lt;dates&gt;&lt;year&gt;2019&lt;/year&gt;&lt;pub-dates&gt;&lt;date&gt;2019/12/01/&lt;/date&gt;&lt;/pub-dates&gt;&lt;/dates&gt;&lt;isbn&gt;0378-3812&lt;/isbn&gt;&lt;urls&gt;&lt;related-urls&gt;&lt;url&gt;https://www.sciencedirect.com/science/article/pii/S0378381219303188&lt;/url&gt;&lt;/related-urls&gt;&lt;/urls&gt;&lt;electronic-resource-num&gt;https://doi.org/10.1016/j.fluid.2019.112259&lt;/electronic-resource-num&gt;&lt;/record&gt;&lt;/Cite&gt;&lt;/EndNote&gt;</w:instrText>
      </w:r>
      <w:r w:rsidR="00486199">
        <w:fldChar w:fldCharType="separate"/>
      </w:r>
      <w:r w:rsidR="009A7AB3" w:rsidRPr="009A7AB3">
        <w:rPr>
          <w:noProof/>
          <w:vertAlign w:val="superscript"/>
        </w:rPr>
        <w:t>10</w:t>
      </w:r>
      <w:r w:rsidR="00486199">
        <w:fldChar w:fldCharType="end"/>
      </w:r>
      <w:r w:rsidR="00D6345E">
        <w:t xml:space="preserve"> </w:t>
      </w:r>
      <w:r w:rsidR="00486199">
        <w:t>Related to the hydrocarbon base oil field, Panwar and coworkers developed regression-based models trained on heavy hydrocarbon</w:t>
      </w:r>
      <w:r w:rsidR="002C6FE6">
        <w:t>s</w:t>
      </w:r>
      <w:r w:rsidR="00486199">
        <w:t xml:space="preserve"> (</w:t>
      </w:r>
      <w:ins w:id="2" w:author="Wright, Patrick T" w:date="2024-05-02T13:47:00Z">
        <w:r w:rsidR="00605AD2">
          <w:t>C</w:t>
        </w:r>
        <w:r w:rsidR="00605AD2" w:rsidRPr="00605AD2">
          <w:rPr>
            <w:vertAlign w:val="subscript"/>
            <w:rPrChange w:id="3" w:author="Wright, Patrick T" w:date="2024-05-02T13:48:00Z">
              <w:rPr/>
            </w:rPrChange>
          </w:rPr>
          <w:t>8</w:t>
        </w:r>
      </w:ins>
      <w:del w:id="4" w:author="Wright, Patrick T" w:date="2024-05-02T13:47:00Z">
        <w:r w:rsidR="00486199" w:rsidDel="00605AD2">
          <w:delText>C</w:delText>
        </w:r>
      </w:del>
      <w:ins w:id="5" w:author="Wright, Patrick T" w:date="2024-05-02T13:47:00Z">
        <w:r w:rsidR="00605AD2">
          <w:t xml:space="preserve"> </w:t>
        </w:r>
      </w:ins>
      <w:del w:id="6" w:author="Wright, Patrick T" w:date="2024-05-02T13:47:00Z">
        <w:r w:rsidR="00486199" w:rsidRPr="001A693C" w:rsidDel="00605AD2">
          <w:rPr>
            <w:highlight w:val="yellow"/>
          </w:rPr>
          <w:delText>XY</w:delText>
        </w:r>
      </w:del>
      <w:del w:id="7" w:author="Wright, Patrick T" w:date="2024-05-02T13:50:00Z">
        <w:r w:rsidR="00486199" w:rsidDel="00373A27">
          <w:delText xml:space="preserve"> </w:delText>
        </w:r>
      </w:del>
      <w:r w:rsidR="00486199">
        <w:t xml:space="preserve">to </w:t>
      </w:r>
      <w:ins w:id="8" w:author="Wright, Patrick T" w:date="2024-05-02T13:48:00Z">
        <w:r w:rsidR="00605AD2">
          <w:t>C</w:t>
        </w:r>
        <w:r w:rsidR="00605AD2">
          <w:rPr>
            <w:vertAlign w:val="subscript"/>
          </w:rPr>
          <w:t>50</w:t>
        </w:r>
      </w:ins>
      <w:del w:id="9" w:author="Wright, Patrick T" w:date="2024-05-02T13:48:00Z">
        <w:r w:rsidR="00486199" w:rsidDel="00605AD2">
          <w:delText>C</w:delText>
        </w:r>
        <w:r w:rsidR="00486199" w:rsidRPr="001A693C" w:rsidDel="00605AD2">
          <w:rPr>
            <w:highlight w:val="yellow"/>
          </w:rPr>
          <w:delText>ZW</w:delText>
        </w:r>
      </w:del>
      <w:r w:rsidR="00486199">
        <w:t>)</w:t>
      </w:r>
      <w:r w:rsidR="002C6FE6">
        <w:t>,</w:t>
      </w:r>
      <w:r w:rsidR="002C6FE6">
        <w:fldChar w:fldCharType="begin"/>
      </w:r>
      <w:r w:rsidR="009A7AB3">
        <w:instrText xml:space="preserve"> ADDIN EN.CITE &lt;EndNote&gt;&lt;Cite&gt;&lt;Author&gt;Panwar&lt;/Author&gt;&lt;Year&gt;2023&lt;/Year&gt;&lt;RecNum&gt;384&lt;/RecNum&gt;&lt;DisplayText&gt;&lt;style face="superscript"&gt;5h&lt;/style&gt;&lt;/DisplayText&gt;&lt;record&gt;&lt;rec-number&gt;384&lt;/rec-number&gt;&lt;foreign-keys&gt;&lt;key app="EN" db-id="xr92efast9pf5gefex3v5rznvx2905wa559v" timestamp="1708720299"&gt;384&lt;/key&gt;&lt;/foreign-keys&gt;&lt;ref-type name="Journal Article"&gt;17&lt;/ref-type&gt;&lt;contributors&gt;&lt;authors&gt;&lt;author&gt;Panwar, Pawan&lt;/author&gt;&lt;author&gt;Yang, Quanpeng&lt;/author&gt;&lt;author&gt;Martini, Ashlie&lt;/author&gt;&lt;/authors&gt;&lt;/contributors&gt;&lt;titles&gt;&lt;title&gt;Temperature-Dependent Density and Viscosity Prediction for Hydrocarbons: Machine Learning and Molecular Dynamics Simulations&lt;/title&gt;&lt;secondary-title&gt;Journal of Chemical Information and Modeling&lt;/secondary-title&gt;&lt;/titles&gt;&lt;periodical&gt;&lt;full-title&gt;Journal of Chemical Information and Modeling&lt;/full-title&gt;&lt;/periodical&gt;&lt;dates&gt;&lt;year&gt;2023&lt;/year&gt;&lt;pub-dates&gt;&lt;date&gt;2023/08/15&lt;/date&gt;&lt;/pub-dates&gt;&lt;/dates&gt;&lt;publisher&gt;American Chemical Society&lt;/publisher&gt;&lt;isbn&gt;1549-9596&lt;/isbn&gt;&lt;urls&gt;&lt;related-urls&gt;&lt;url&gt;https://doi.org/10.1021/acs.jcim.3c00231&lt;/url&gt;&lt;/related-urls&gt;&lt;/urls&gt;&lt;electronic-resource-num&gt;10.1021/acs.jcim.3c00231&lt;/electronic-resource-num&gt;&lt;/record&gt;&lt;/Cite&gt;&lt;/EndNote&gt;</w:instrText>
      </w:r>
      <w:r w:rsidR="002C6FE6">
        <w:fldChar w:fldCharType="separate"/>
      </w:r>
      <w:r w:rsidR="009A7AB3" w:rsidRPr="009A7AB3">
        <w:rPr>
          <w:noProof/>
          <w:vertAlign w:val="superscript"/>
        </w:rPr>
        <w:t>5h</w:t>
      </w:r>
      <w:r w:rsidR="002C6FE6">
        <w:fldChar w:fldCharType="end"/>
      </w:r>
      <w:r w:rsidR="00486199">
        <w:t xml:space="preserve"> </w:t>
      </w:r>
      <w:r w:rsidR="002C6FE6">
        <w:t>using v</w:t>
      </w:r>
      <w:r w:rsidR="00486199">
        <w:t>iscosity and density data from API Research Project 42.</w:t>
      </w:r>
      <w:r w:rsidR="00816E63">
        <w:t>{Institute, 1967 #434}</w:t>
      </w:r>
      <w:r w:rsidR="00486199">
        <w:t xml:space="preserve"> </w:t>
      </w:r>
      <w:r w:rsidR="002C6FE6">
        <w:t xml:space="preserve">Although their top model utilized MD-derived dynamic descriptors, they also developed a model using exclusively static descriptors, which were generated quickly using PaDEL </w:t>
      </w:r>
      <w:ins w:id="10" w:author="Lin, Sibo" w:date="2024-05-30T14:52:00Z">
        <w:r w:rsidR="00DE2DB5">
          <w:t xml:space="preserve">open-source </w:t>
        </w:r>
      </w:ins>
      <w:r w:rsidR="002C6FE6">
        <w:t>software.</w:t>
      </w:r>
      <w:r w:rsidR="00DE2DB5">
        <w:fldChar w:fldCharType="begin"/>
      </w:r>
      <w:r w:rsidR="009A7AB3">
        <w:instrText xml:space="preserve"> ADDIN EN.CITE &lt;EndNote&gt;&lt;Cite&gt;&lt;Author&gt;Yap&lt;/Author&gt;&lt;Year&gt;2011&lt;/Year&gt;&lt;RecNum&gt;411&lt;/RecNum&gt;&lt;DisplayText&gt;&lt;style face="superscript"&gt;11&lt;/style&gt;&lt;/DisplayText&gt;&lt;record&gt;&lt;rec-number&gt;411&lt;/rec-number&gt;&lt;foreign-keys&gt;&lt;key app="EN" db-id="xr92efast9pf5gefex3v5rznvx2905wa559v" timestamp="1717095108"&gt;411&lt;/key&gt;&lt;/foreign-keys&gt;&lt;ref-type name="Journal Article"&gt;17&lt;/ref-type&gt;&lt;contributors&gt;&lt;authors&gt;&lt;author&gt;Yap, Chun Wei&lt;/author&gt;&lt;/authors&gt;&lt;/contributors&gt;&lt;titles&gt;&lt;title&gt;PaDEL-descriptor: An open source software to calculate molecular descriptors and fingerprints&lt;/title&gt;&lt;secondary-title&gt;Journal of Computational Chemistry&lt;/secondary-title&gt;&lt;/titles&gt;&lt;periodical&gt;&lt;full-title&gt;Journal of Computational Chemistry&lt;/full-title&gt;&lt;abbr-1&gt;J. Comput. Chem.&lt;/abbr-1&gt;&lt;abbr-2&gt;J Comput Chem&lt;/abbr-2&gt;&lt;/periodical&gt;&lt;pages&gt;1466-1474&lt;/pages&gt;&lt;volume&gt;32&lt;/volume&gt;&lt;number&gt;7&lt;/number&gt;&lt;dates&gt;&lt;year&gt;2011&lt;/year&gt;&lt;/dates&gt;&lt;isbn&gt;0192-8651&lt;/isbn&gt;&lt;urls&gt;&lt;related-urls&gt;&lt;url&gt;https://onlinelibrary.wiley.com/doi/abs/10.1002/jcc.21707&lt;/url&gt;&lt;/related-urls&gt;&lt;/urls&gt;&lt;electronic-resource-num&gt;https://doi.org/10.1002/jcc.21707&lt;/electronic-resource-num&gt;&lt;/record&gt;&lt;/Cite&gt;&lt;/EndNote&gt;</w:instrText>
      </w:r>
      <w:r w:rsidR="00DE2DB5">
        <w:fldChar w:fldCharType="separate"/>
      </w:r>
      <w:r w:rsidR="009A7AB3" w:rsidRPr="009A7AB3">
        <w:rPr>
          <w:noProof/>
          <w:vertAlign w:val="superscript"/>
        </w:rPr>
        <w:t>11</w:t>
      </w:r>
      <w:r w:rsidR="00DE2DB5">
        <w:fldChar w:fldCharType="end"/>
      </w:r>
      <w:r w:rsidR="002C6FE6">
        <w:t xml:space="preserve"> Their models require use of </w:t>
      </w:r>
      <w:r w:rsidR="002522B0">
        <w:t xml:space="preserve">commercial </w:t>
      </w:r>
      <w:r w:rsidR="002C6FE6">
        <w:t xml:space="preserve">MATLAB </w:t>
      </w:r>
      <w:r w:rsidR="002522B0">
        <w:t xml:space="preserve">software </w:t>
      </w:r>
      <w:r w:rsidR="002C6FE6">
        <w:t>and the</w:t>
      </w:r>
      <w:r w:rsidR="002522B0">
        <w:t xml:space="preserve"> Statistics and Machine Learning Toolbox add-on module. </w:t>
      </w:r>
      <w:r w:rsidR="002C6FE6">
        <w:t xml:space="preserve"> </w:t>
      </w:r>
    </w:p>
    <w:p w14:paraId="2B0610DF" w14:textId="1830CE4F" w:rsidR="007009CA" w:rsidRDefault="009852CA" w:rsidP="001A693C">
      <w:pPr>
        <w:ind w:left="360"/>
      </w:pPr>
      <w:r w:rsidRPr="009852CA">
        <w:t>Here</w:t>
      </w:r>
      <w:r>
        <w:t>in</w:t>
      </w:r>
      <w:r w:rsidRPr="009852CA">
        <w:t xml:space="preserve">, </w:t>
      </w:r>
      <w:r w:rsidR="00B631FA">
        <w:t>we develop a machine learning model to predict viscosity of heavy hydrocarbons across a range of temperatures (Figure 1). First</w:t>
      </w:r>
      <w:r w:rsidRPr="009852CA">
        <w:t xml:space="preserve"> 16 machine learning models </w:t>
      </w:r>
      <w:r w:rsidR="00B631FA">
        <w:t xml:space="preserve">are trained </w:t>
      </w:r>
      <w:r w:rsidRPr="009852CA">
        <w:t>on a dataset of 13</w:t>
      </w:r>
      <w:r w:rsidR="00B631FA">
        <w:t>75</w:t>
      </w:r>
      <w:del w:id="11" w:author="Wright, Patrick T" w:date="2024-05-03T11:01:00Z">
        <w:r w:rsidRPr="009852CA" w:rsidDel="002A320D">
          <w:delText>6</w:delText>
        </w:r>
      </w:del>
      <w:ins w:id="12" w:author="Wright, Patrick T" w:date="2024-04-30T15:51:00Z">
        <w:r w:rsidR="00CD4AC3">
          <w:t xml:space="preserve"> empirical</w:t>
        </w:r>
      </w:ins>
      <w:r w:rsidRPr="009852CA">
        <w:t xml:space="preserve"> KV-temperature measurements from 39</w:t>
      </w:r>
      <w:ins w:id="13" w:author="Wright, Patrick T" w:date="2024-05-03T11:01:00Z">
        <w:r w:rsidR="002A320D">
          <w:t>4</w:t>
        </w:r>
      </w:ins>
      <w:del w:id="14" w:author="Wright, Patrick T" w:date="2024-05-03T11:01:00Z">
        <w:r w:rsidRPr="009852CA" w:rsidDel="002A320D">
          <w:delText>9</w:delText>
        </w:r>
      </w:del>
      <w:r w:rsidRPr="009852CA">
        <w:t xml:space="preserve"> unique hydrocarbon molecules. Bayesian optimization with nested cross-validation is implemented for model optimization and top model selection. </w:t>
      </w:r>
      <w:r w:rsidR="002522B0">
        <w:t xml:space="preserve">On an unseen test set of 24 KV-temperature measurements </w:t>
      </w:r>
      <w:del w:id="15" w:author="Wright, Patrick T" w:date="2024-05-03T13:14:00Z">
        <w:r w:rsidR="002522B0" w:rsidDel="00593FBE">
          <w:delText xml:space="preserve">of </w:delText>
        </w:r>
      </w:del>
      <w:ins w:id="16" w:author="Wright, Patrick T" w:date="2024-05-03T13:14:00Z">
        <w:r w:rsidR="00593FBE">
          <w:t xml:space="preserve">from 12 unique </w:t>
        </w:r>
      </w:ins>
      <w:r w:rsidR="002522B0">
        <w:t xml:space="preserve">PAO-like molecules, the top model performs favorably compared to existing viscosity prediction </w:t>
      </w:r>
      <w:del w:id="17" w:author="Wright, Patrick T" w:date="2024-05-02T13:52:00Z">
        <w:r w:rsidR="002522B0" w:rsidDel="00EC48CC">
          <w:delText>solutions</w:delText>
        </w:r>
      </w:del>
      <w:ins w:id="18" w:author="Wright, Patrick T" w:date="2024-05-02T13:52:00Z">
        <w:r w:rsidR="00EC48CC">
          <w:t>methods</w:t>
        </w:r>
      </w:ins>
      <w:r w:rsidR="002522B0">
        <w:t xml:space="preserve">. The top model is then applied to </w:t>
      </w:r>
      <w:ins w:id="19" w:author="Wright, Patrick T" w:date="2024-05-02T13:49:00Z">
        <w:r w:rsidR="00373A27">
          <w:t xml:space="preserve">(1) a set of randomly selected </w:t>
        </w:r>
      </w:ins>
      <w:del w:id="20" w:author="Wright, Patrick T" w:date="2024-05-02T13:49:00Z">
        <w:r w:rsidR="002522B0" w:rsidDel="00373A27">
          <w:delText xml:space="preserve">all </w:delText>
        </w:r>
      </w:del>
      <w:r w:rsidR="002522B0">
        <w:t>C</w:t>
      </w:r>
      <w:r w:rsidR="002522B0" w:rsidRPr="001A693C">
        <w:rPr>
          <w:vertAlign w:val="subscript"/>
        </w:rPr>
        <w:t>30</w:t>
      </w:r>
      <w:r w:rsidR="002522B0">
        <w:t>H</w:t>
      </w:r>
      <w:r w:rsidR="002522B0" w:rsidRPr="001A693C">
        <w:rPr>
          <w:vertAlign w:val="subscript"/>
        </w:rPr>
        <w:t>62</w:t>
      </w:r>
      <w:r w:rsidR="002522B0">
        <w:t xml:space="preserve"> isomers</w:t>
      </w:r>
      <w:del w:id="21" w:author="Wright, Patrick T" w:date="2024-04-30T16:00:00Z">
        <w:r w:rsidR="002522B0" w:rsidDel="00291E8D">
          <w:delText xml:space="preserve"> </w:delText>
        </w:r>
      </w:del>
      <w:ins w:id="22" w:author="Wright, Patrick T" w:date="2024-04-30T16:00:00Z">
        <w:r w:rsidR="00291E8D">
          <w:t xml:space="preserve"> </w:t>
        </w:r>
      </w:ins>
      <w:ins w:id="23" w:author="Wright, Patrick T" w:date="2024-05-02T13:49:00Z">
        <w:r w:rsidR="00373A27">
          <w:t>comprising 10% of the C</w:t>
        </w:r>
        <w:r w:rsidR="00373A27">
          <w:rPr>
            <w:vertAlign w:val="subscript"/>
          </w:rPr>
          <w:t>30</w:t>
        </w:r>
        <w:r w:rsidR="00373A27">
          <w:t>H</w:t>
        </w:r>
        <w:r w:rsidR="00373A27">
          <w:rPr>
            <w:vertAlign w:val="subscript"/>
          </w:rPr>
          <w:t>62</w:t>
        </w:r>
        <w:r w:rsidR="00373A27">
          <w:t xml:space="preserve"> </w:t>
        </w:r>
      </w:ins>
      <w:ins w:id="24" w:author="Wright, Patrick T" w:date="2024-05-02T13:51:00Z">
        <w:r w:rsidR="00373A27">
          <w:t xml:space="preserve">constitutional </w:t>
        </w:r>
      </w:ins>
      <w:ins w:id="25" w:author="Wright, Patrick T" w:date="2024-05-02T13:49:00Z">
        <w:r w:rsidR="00373A27">
          <w:t>isomer</w:t>
        </w:r>
      </w:ins>
      <w:ins w:id="26" w:author="Wright, Patrick T" w:date="2024-05-02T13:51:00Z">
        <w:r w:rsidR="00373A27">
          <w:t xml:space="preserve"> space,</w:t>
        </w:r>
      </w:ins>
      <w:ins w:id="27" w:author="Wright, Patrick T" w:date="2024-05-02T13:49:00Z">
        <w:r w:rsidR="00373A27">
          <w:t xml:space="preserve"> </w:t>
        </w:r>
      </w:ins>
      <w:r w:rsidR="002522B0">
        <w:t xml:space="preserve">and </w:t>
      </w:r>
      <w:ins w:id="28" w:author="Wright, Patrick T" w:date="2024-05-02T13:51:00Z">
        <w:r w:rsidR="00373A27">
          <w:t xml:space="preserve">(2) </w:t>
        </w:r>
      </w:ins>
      <w:r w:rsidR="002522B0">
        <w:t>an expert-curated set of similar molecules</w:t>
      </w:r>
      <w:ins w:id="29" w:author="Wright, Patrick T" w:date="2024-05-02T13:51:00Z">
        <w:r w:rsidR="00373A27">
          <w:t xml:space="preserve"> in order</w:t>
        </w:r>
      </w:ins>
      <w:r w:rsidR="002522B0">
        <w:t xml:space="preserve"> to identify candidate molecules with favorable KV-temperature curves for future experimental synthesis and base oil characterization.</w:t>
      </w:r>
    </w:p>
    <w:p w14:paraId="13933E5D" w14:textId="77777777" w:rsidR="00B631FA" w:rsidRDefault="00B631FA" w:rsidP="00B631FA">
      <w:r>
        <w:rPr>
          <w:noProof/>
        </w:rPr>
        <w:lastRenderedPageBreak/>
        <w:drawing>
          <wp:inline distT="0" distB="0" distL="0" distR="0" wp14:anchorId="402C206C" wp14:editId="77E4A5EC">
            <wp:extent cx="5943600" cy="4061435"/>
            <wp:effectExtent l="0" t="0" r="0" b="0"/>
            <wp:docPr id="7705017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61435"/>
                    </a:xfrm>
                    <a:prstGeom prst="rect">
                      <a:avLst/>
                    </a:prstGeom>
                    <a:noFill/>
                  </pic:spPr>
                </pic:pic>
              </a:graphicData>
            </a:graphic>
          </wp:inline>
        </w:drawing>
      </w:r>
    </w:p>
    <w:p w14:paraId="12CC3C25" w14:textId="77777777" w:rsidR="00B631FA" w:rsidRDefault="00B631FA" w:rsidP="00B631FA">
      <w:r w:rsidRPr="007F3228">
        <w:rPr>
          <w:b/>
          <w:bCs/>
        </w:rPr>
        <w:t>Figure 1</w:t>
      </w:r>
      <w:r>
        <w:t>. Illustration of VIsCalcML development workflow</w:t>
      </w:r>
    </w:p>
    <w:p w14:paraId="6B6EC548" w14:textId="77777777" w:rsidR="00B631FA" w:rsidRDefault="00B631FA" w:rsidP="001A693C">
      <w:pPr>
        <w:ind w:left="360"/>
      </w:pPr>
    </w:p>
    <w:p w14:paraId="045117E7" w14:textId="13A4A0F5" w:rsidR="00D6345E" w:rsidRDefault="00D6345E" w:rsidP="001A693C">
      <w:pPr>
        <w:pStyle w:val="ListParagraph"/>
        <w:ind w:left="1080"/>
      </w:pPr>
    </w:p>
    <w:p w14:paraId="55B388EF" w14:textId="5D7EA338" w:rsidR="00D6345E" w:rsidRPr="001A693C" w:rsidRDefault="0000445E" w:rsidP="001A693C">
      <w:pPr>
        <w:pStyle w:val="ListParagraph"/>
        <w:numPr>
          <w:ilvl w:val="0"/>
          <w:numId w:val="2"/>
        </w:numPr>
        <w:rPr>
          <w:b/>
          <w:bCs/>
        </w:rPr>
      </w:pPr>
      <w:r w:rsidRPr="001A693C">
        <w:rPr>
          <w:b/>
          <w:bCs/>
        </w:rPr>
        <w:t>Method</w:t>
      </w:r>
      <w:r w:rsidR="00D6345E" w:rsidRPr="001A693C">
        <w:rPr>
          <w:b/>
          <w:bCs/>
        </w:rPr>
        <w:t>s</w:t>
      </w:r>
    </w:p>
    <w:p w14:paraId="5B1F223F" w14:textId="47FAC061" w:rsidR="002538F3" w:rsidRDefault="00D6345E" w:rsidP="00D6345E">
      <w:pPr>
        <w:ind w:left="360"/>
      </w:pPr>
      <w:del w:id="30" w:author="Wright, Patrick T" w:date="2024-05-02T13:59:00Z">
        <w:r w:rsidRPr="00A826E5" w:rsidDel="00A826E5">
          <w:rPr>
            <w:u w:val="single"/>
            <w:rPrChange w:id="31" w:author="Wright, Patrick T" w:date="2024-05-02T13:59:00Z">
              <w:rPr/>
            </w:rPrChange>
          </w:rPr>
          <w:delText>Training set, test set defintion</w:delText>
        </w:r>
      </w:del>
      <w:ins w:id="32" w:author="Wright, Patrick T" w:date="2024-05-02T13:59:00Z">
        <w:r w:rsidR="00A826E5" w:rsidRPr="00A826E5">
          <w:rPr>
            <w:u w:val="single"/>
            <w:rPrChange w:id="33" w:author="Wright, Patrick T" w:date="2024-05-02T13:59:00Z">
              <w:rPr/>
            </w:rPrChange>
          </w:rPr>
          <w:t xml:space="preserve">Dataset </w:t>
        </w:r>
      </w:ins>
      <w:ins w:id="34" w:author="Wright, Patrick T" w:date="2024-05-03T10:56:00Z">
        <w:r w:rsidR="002A320D">
          <w:rPr>
            <w:u w:val="single"/>
          </w:rPr>
          <w:t>c</w:t>
        </w:r>
      </w:ins>
      <w:ins w:id="35" w:author="Wright, Patrick T" w:date="2024-05-02T13:59:00Z">
        <w:r w:rsidR="00A826E5" w:rsidRPr="00A826E5">
          <w:rPr>
            <w:u w:val="single"/>
            <w:rPrChange w:id="36" w:author="Wright, Patrick T" w:date="2024-05-02T13:59:00Z">
              <w:rPr/>
            </w:rPrChange>
          </w:rPr>
          <w:t>uration</w:t>
        </w:r>
        <w:r w:rsidR="00A826E5">
          <w:rPr>
            <w:u w:val="single"/>
          </w:rPr>
          <w:t>.</w:t>
        </w:r>
        <w:r w:rsidR="00A826E5">
          <w:t xml:space="preserve"> </w:t>
        </w:r>
      </w:ins>
      <w:ins w:id="37" w:author="Wright, Patrick T" w:date="2024-05-03T13:17:00Z">
        <w:r w:rsidR="00593FBE">
          <w:t>1403</w:t>
        </w:r>
      </w:ins>
      <w:ins w:id="38" w:author="Wright, Patrick T" w:date="2024-05-03T11:01:00Z">
        <w:r w:rsidR="002A320D">
          <w:t xml:space="preserve"> </w:t>
        </w:r>
      </w:ins>
      <w:ins w:id="39" w:author="Wright, Patrick T" w:date="2024-05-03T10:57:00Z">
        <w:r w:rsidR="002A320D">
          <w:t xml:space="preserve">empirical KV-temperature measurements from </w:t>
        </w:r>
      </w:ins>
      <w:ins w:id="40" w:author="Wright, Patrick T" w:date="2024-05-03T13:15:00Z">
        <w:r w:rsidR="00593FBE">
          <w:t>406</w:t>
        </w:r>
      </w:ins>
      <w:ins w:id="41" w:author="Wright, Patrick T" w:date="2024-05-03T10:57:00Z">
        <w:r w:rsidR="002A320D">
          <w:t xml:space="preserve"> unique hydrocar</w:t>
        </w:r>
      </w:ins>
      <w:ins w:id="42" w:author="Wright, Patrick T" w:date="2024-05-03T11:01:00Z">
        <w:r w:rsidR="002A320D">
          <w:t xml:space="preserve">bons </w:t>
        </w:r>
      </w:ins>
      <w:ins w:id="43" w:author="Wright, Patrick T" w:date="2024-05-03T10:57:00Z">
        <w:r w:rsidR="002A320D">
          <w:t xml:space="preserve">were curated from </w:t>
        </w:r>
      </w:ins>
      <w:ins w:id="44" w:author="Wright, Patrick T" w:date="2024-05-03T11:01:00Z">
        <w:r w:rsidR="002A320D">
          <w:t>8 da</w:t>
        </w:r>
      </w:ins>
      <w:ins w:id="45" w:author="Wright, Patrick T" w:date="2024-05-03T11:02:00Z">
        <w:r w:rsidR="002A320D">
          <w:t>ta sources in the literature.</w:t>
        </w:r>
      </w:ins>
      <w:ins w:id="46" w:author="Wright, Patrick T" w:date="2024-05-03T13:17:00Z">
        <w:r w:rsidR="00593FBE">
          <w:t>[</w:t>
        </w:r>
        <w:r w:rsidR="00593FBE" w:rsidRPr="00166163">
          <w:rPr>
            <w:highlight w:val="yellow"/>
            <w:rPrChange w:id="47" w:author="Lin, Sibo" w:date="2024-05-30T15:02:00Z">
              <w:rPr/>
            </w:rPrChange>
          </w:rPr>
          <w:t xml:space="preserve">ref. </w:t>
        </w:r>
      </w:ins>
      <w:ins w:id="48" w:author="Wright, Patrick T" w:date="2024-05-03T13:22:00Z">
        <w:r w:rsidR="00593FBE" w:rsidRPr="00166163">
          <w:rPr>
            <w:highlight w:val="yellow"/>
            <w:rPrChange w:id="49" w:author="Lin, Sibo" w:date="2024-05-30T15:02:00Z">
              <w:rPr/>
            </w:rPrChange>
          </w:rPr>
          <w:t>datasets 1-8</w:t>
        </w:r>
      </w:ins>
      <w:ins w:id="50" w:author="Wright, Patrick T" w:date="2024-05-03T13:17:00Z">
        <w:r w:rsidR="00593FBE">
          <w:t>]</w:t>
        </w:r>
      </w:ins>
      <w:ins w:id="51" w:author="Wright, Patrick T" w:date="2024-05-03T13:18:00Z">
        <w:r w:rsidR="00593FBE">
          <w:t xml:space="preserve"> </w:t>
        </w:r>
      </w:ins>
      <w:ins w:id="52" w:author="Wright, Patrick T" w:date="2024-05-08T12:00:00Z">
        <w:r w:rsidR="002538F3">
          <w:t>Our dataset consisted of C</w:t>
        </w:r>
        <w:r w:rsidR="002538F3">
          <w:rPr>
            <w:vertAlign w:val="subscript"/>
          </w:rPr>
          <w:t>5</w:t>
        </w:r>
        <w:r w:rsidR="002538F3">
          <w:t xml:space="preserve"> to C</w:t>
        </w:r>
        <w:r w:rsidR="002538F3">
          <w:rPr>
            <w:vertAlign w:val="subscript"/>
          </w:rPr>
          <w:t>50</w:t>
        </w:r>
        <w:r w:rsidR="002538F3">
          <w:t xml:space="preserve"> molecules with molecular weights ranging from 68.1 g/mol to 702.8 g/mol. KV measurements were taken at atmospheric pressure and at temperatures ranging from 0 </w:t>
        </w:r>
        <w:r w:rsidR="002538F3" w:rsidRPr="002538F3">
          <w:t>° C</w:t>
        </w:r>
        <w:r w:rsidR="002538F3">
          <w:t xml:space="preserve"> to 100 </w:t>
        </w:r>
        <w:r w:rsidR="002538F3" w:rsidRPr="002538F3">
          <w:t>° C</w:t>
        </w:r>
        <w:r w:rsidR="002538F3">
          <w:t xml:space="preserve">; KV measurements in the training set ranged from 0.30 cSt to </w:t>
        </w:r>
      </w:ins>
      <w:ins w:id="53" w:author="Wright, Patrick T" w:date="2024-05-08T12:01:00Z">
        <w:r w:rsidR="002538F3">
          <w:t xml:space="preserve">1.4 </w:t>
        </w:r>
      </w:ins>
      <w:r w:rsidR="0032719E">
        <w:rPr>
          <w:rFonts w:cstheme="minorHAnsi"/>
        </w:rPr>
        <w:t>×</w:t>
      </w:r>
      <w:ins w:id="54" w:author="Wright, Patrick T" w:date="2024-05-08T12:01:00Z">
        <w:r w:rsidR="002538F3">
          <w:t xml:space="preserve"> 10</w:t>
        </w:r>
        <w:r w:rsidR="002538F3">
          <w:rPr>
            <w:vertAlign w:val="superscript"/>
          </w:rPr>
          <w:t>4</w:t>
        </w:r>
        <w:r w:rsidR="002538F3">
          <w:t xml:space="preserve"> cSt</w:t>
        </w:r>
      </w:ins>
      <w:ins w:id="55" w:author="Wright, Patrick T" w:date="2024-05-08T12:00:00Z">
        <w:r w:rsidR="002538F3">
          <w:t>.</w:t>
        </w:r>
      </w:ins>
      <w:r w:rsidR="0032719E">
        <w:t xml:space="preserve"> Representative chemical structures are illustrated in Figure 2.</w:t>
      </w:r>
    </w:p>
    <w:p w14:paraId="5FD28998" w14:textId="77777777" w:rsidR="0032719E" w:rsidRDefault="0032719E" w:rsidP="0032719E">
      <w:r>
        <w:rPr>
          <w:noProof/>
        </w:rPr>
        <w:lastRenderedPageBreak/>
        <w:drawing>
          <wp:inline distT="0" distB="0" distL="0" distR="0" wp14:anchorId="2308A2BF" wp14:editId="1D582CB7">
            <wp:extent cx="5963285" cy="2137431"/>
            <wp:effectExtent l="0" t="0" r="0" b="0"/>
            <wp:docPr id="1160722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1056" cy="2147385"/>
                    </a:xfrm>
                    <a:prstGeom prst="rect">
                      <a:avLst/>
                    </a:prstGeom>
                    <a:noFill/>
                  </pic:spPr>
                </pic:pic>
              </a:graphicData>
            </a:graphic>
          </wp:inline>
        </w:drawing>
      </w:r>
    </w:p>
    <w:p w14:paraId="25D10C53" w14:textId="5AB82C37" w:rsidR="0032719E" w:rsidRDefault="0032719E" w:rsidP="0032719E">
      <w:pPr>
        <w:rPr>
          <w:ins w:id="56" w:author="Wright, Patrick T" w:date="2024-05-08T12:00:00Z"/>
        </w:rPr>
      </w:pPr>
      <w:r w:rsidRPr="007F3228">
        <w:rPr>
          <w:b/>
          <w:bCs/>
        </w:rPr>
        <w:t>Figure 2</w:t>
      </w:r>
      <w:r>
        <w:t xml:space="preserve">. Overview of and representative chemical structures from the training set and test set for developing VisCalcML. For full list of SMILES comprising the training and test sets, see Supporting Information Table </w:t>
      </w:r>
      <w:r w:rsidRPr="00235CD5">
        <w:rPr>
          <w:highlight w:val="yellow"/>
        </w:rPr>
        <w:t>SX</w:t>
      </w:r>
      <w:r>
        <w:t>.</w:t>
      </w:r>
    </w:p>
    <w:p w14:paraId="3E14D641" w14:textId="0F25EB32" w:rsidR="00492A9A" w:rsidRDefault="00492A9A" w:rsidP="00D6345E">
      <w:pPr>
        <w:ind w:left="360"/>
        <w:rPr>
          <w:ins w:id="57" w:author="Wright, Patrick T" w:date="2024-05-03T13:29:00Z"/>
        </w:rPr>
      </w:pPr>
      <w:ins w:id="58" w:author="Wright, Patrick T" w:date="2024-05-03T13:26:00Z">
        <w:r>
          <w:t xml:space="preserve">To generate a test set from this full dataset, we </w:t>
        </w:r>
      </w:ins>
      <w:ins w:id="59" w:author="Wright, Patrick T" w:date="2024-05-03T13:28:00Z">
        <w:r>
          <w:t>separated</w:t>
        </w:r>
      </w:ins>
      <w:ins w:id="60" w:author="Wright, Patrick T" w:date="2024-05-03T13:31:00Z">
        <w:r>
          <w:t xml:space="preserve"> out</w:t>
        </w:r>
      </w:ins>
      <w:ins w:id="61" w:author="Wright, Patrick T" w:date="2024-05-03T13:28:00Z">
        <w:r>
          <w:t xml:space="preserve"> </w:t>
        </w:r>
      </w:ins>
      <w:ins w:id="62" w:author="Wright, Patrick T" w:date="2024-05-03T13:26:00Z">
        <w:r>
          <w:t>d</w:t>
        </w:r>
      </w:ins>
      <w:ins w:id="63" w:author="Wright, Patrick T" w:date="2024-05-03T13:24:00Z">
        <w:r w:rsidR="00593FBE">
          <w:t>ata points from any molecules</w:t>
        </w:r>
      </w:ins>
      <w:ins w:id="64" w:author="Wright, Patrick T" w:date="2024-05-03T13:23:00Z">
        <w:r w:rsidR="00593FBE">
          <w:t xml:space="preserve"> determined to be PAO-like</w:t>
        </w:r>
      </w:ins>
      <w:ins w:id="65" w:author="Wright, Patrick T" w:date="2024-05-03T13:25:00Z">
        <w:r>
          <w:t xml:space="preserve">. </w:t>
        </w:r>
      </w:ins>
      <w:ins w:id="66" w:author="Wright, Patrick T" w:date="2024-05-03T13:33:00Z">
        <w:r>
          <w:t>We chose to test our models on PAO-like molecules</w:t>
        </w:r>
      </w:ins>
      <w:ins w:id="67" w:author="Wright, Patrick T" w:date="2024-05-03T13:34:00Z">
        <w:r>
          <w:t xml:space="preserve"> to validate their</w:t>
        </w:r>
        <w:r w:rsidR="00C3155B">
          <w:t xml:space="preserve"> utility in the discovery of </w:t>
        </w:r>
      </w:ins>
      <w:ins w:id="68" w:author="Wright, Patrick T" w:date="2024-05-03T13:39:00Z">
        <w:r w:rsidR="00C3155B">
          <w:t>performant</w:t>
        </w:r>
      </w:ins>
      <w:ins w:id="69" w:author="Wright, Patrick T" w:date="2024-05-03T13:34:00Z">
        <w:r w:rsidR="00C3155B">
          <w:t xml:space="preserve"> base </w:t>
        </w:r>
      </w:ins>
      <w:ins w:id="70" w:author="Wright, Patrick T" w:date="2024-05-03T13:35:00Z">
        <w:r w:rsidR="00C3155B">
          <w:t>oils</w:t>
        </w:r>
      </w:ins>
      <w:ins w:id="71" w:author="Wright, Patrick T" w:date="2024-05-03T13:37:00Z">
        <w:r w:rsidR="00C3155B">
          <w:t xml:space="preserve">, which </w:t>
        </w:r>
      </w:ins>
      <w:ins w:id="72" w:author="Wright, Patrick T" w:date="2024-05-03T13:39:00Z">
        <w:r w:rsidR="00C3155B">
          <w:t>are often</w:t>
        </w:r>
      </w:ins>
      <w:ins w:id="73" w:author="Wright, Patrick T" w:date="2024-05-03T13:37:00Z">
        <w:r w:rsidR="00C3155B">
          <w:t xml:space="preserve"> PAO-like</w:t>
        </w:r>
      </w:ins>
      <w:ins w:id="74" w:author="Wright, Patrick T" w:date="2024-05-03T13:36:00Z">
        <w:r w:rsidR="00C3155B">
          <w:t xml:space="preserve">. PAO-like molecules </w:t>
        </w:r>
      </w:ins>
      <w:ins w:id="75" w:author="Wright, Patrick T" w:date="2024-05-03T13:37:00Z">
        <w:r w:rsidR="00C3155B">
          <w:t xml:space="preserve">also </w:t>
        </w:r>
      </w:ins>
      <w:ins w:id="76" w:author="Wright, Patrick T" w:date="2024-05-03T13:36:00Z">
        <w:r w:rsidR="00C3155B">
          <w:t>represent a different area of chemical space than our train set</w:t>
        </w:r>
      </w:ins>
      <w:ins w:id="77" w:author="Wright, Patrick T" w:date="2024-05-03T13:37:00Z">
        <w:r w:rsidR="00C3155B">
          <w:t xml:space="preserve">, which contained a diverse range of cyclic, </w:t>
        </w:r>
      </w:ins>
      <w:ins w:id="78" w:author="Wright, Patrick T" w:date="2024-05-08T12:02:00Z">
        <w:r w:rsidR="006666C4">
          <w:t>highly branched</w:t>
        </w:r>
      </w:ins>
      <w:ins w:id="79" w:author="Wright, Patrick T" w:date="2024-05-03T13:37:00Z">
        <w:r w:rsidR="00C3155B">
          <w:t>, and linear hydrocarbons</w:t>
        </w:r>
      </w:ins>
      <w:ins w:id="80" w:author="Wright, Patrick T" w:date="2024-05-03T13:38:00Z">
        <w:r w:rsidR="00C3155B">
          <w:t xml:space="preserve">; </w:t>
        </w:r>
      </w:ins>
      <w:ins w:id="81" w:author="Wright, Patrick T" w:date="2024-05-03T13:39:00Z">
        <w:r w:rsidR="00C3155B">
          <w:t xml:space="preserve">thus, </w:t>
        </w:r>
      </w:ins>
      <w:ins w:id="82" w:author="Wright, Patrick T" w:date="2024-05-03T13:38:00Z">
        <w:r w:rsidR="00C3155B">
          <w:t xml:space="preserve">strong performance on our </w:t>
        </w:r>
      </w:ins>
      <w:ins w:id="83" w:author="Wright, Patrick T" w:date="2024-05-08T12:01:00Z">
        <w:r w:rsidR="006666C4">
          <w:t>test and training</w:t>
        </w:r>
      </w:ins>
      <w:ins w:id="84" w:author="Wright, Patrick T" w:date="2024-05-03T13:38:00Z">
        <w:r w:rsidR="00C3155B">
          <w:t xml:space="preserve"> set</w:t>
        </w:r>
      </w:ins>
      <w:ins w:id="85" w:author="Wright, Patrick T" w:date="2024-05-08T12:02:00Z">
        <w:r w:rsidR="006666C4">
          <w:t>s</w:t>
        </w:r>
      </w:ins>
      <w:ins w:id="86" w:author="Wright, Patrick T" w:date="2024-05-03T13:38:00Z">
        <w:r w:rsidR="00C3155B">
          <w:t xml:space="preserve"> validates that a model is not overfitted to a narrow region of </w:t>
        </w:r>
      </w:ins>
      <w:ins w:id="87" w:author="Wright, Patrick T" w:date="2024-05-03T13:40:00Z">
        <w:r w:rsidR="00C3155B">
          <w:t>the chemical space</w:t>
        </w:r>
      </w:ins>
      <w:ins w:id="88" w:author="Wright, Patrick T" w:date="2024-05-03T13:38:00Z">
        <w:r w:rsidR="00C3155B">
          <w:t xml:space="preserve">. </w:t>
        </w:r>
      </w:ins>
    </w:p>
    <w:p w14:paraId="0F182D0D" w14:textId="443C2B63" w:rsidR="0032719E" w:rsidRPr="002538F3" w:rsidRDefault="00492A9A" w:rsidP="0032719E">
      <w:pPr>
        <w:ind w:left="360"/>
      </w:pPr>
      <w:ins w:id="89" w:author="Wright, Patrick T" w:date="2024-05-03T13:29:00Z">
        <w:r>
          <w:t>After separating PAO-like and non-PAO-like molecules, o</w:t>
        </w:r>
      </w:ins>
      <w:ins w:id="90" w:author="Wright, Patrick T" w:date="2024-05-03T13:27:00Z">
        <w:r>
          <w:t xml:space="preserve">ur test set consisted of 24 empirical KV-temperature measurements from 12 unique PAO-like molecules, </w:t>
        </w:r>
      </w:ins>
      <w:ins w:id="91" w:author="Wright, Patrick T" w:date="2024-05-03T13:29:00Z">
        <w:r>
          <w:t xml:space="preserve">and our </w:t>
        </w:r>
      </w:ins>
      <w:ins w:id="92" w:author="Wright, Patrick T" w:date="2024-05-03T13:28:00Z">
        <w:r>
          <w:t xml:space="preserve">training set </w:t>
        </w:r>
      </w:ins>
      <w:ins w:id="93" w:author="Wright, Patrick T" w:date="2024-05-03T13:29:00Z">
        <w:r>
          <w:t>consisted of</w:t>
        </w:r>
      </w:ins>
      <w:ins w:id="94" w:author="Wright, Patrick T" w:date="2024-05-03T13:28:00Z">
        <w:r>
          <w:t xml:space="preserve"> 1379 </w:t>
        </w:r>
      </w:ins>
      <w:ins w:id="95" w:author="Wright, Patrick T" w:date="2024-05-03T13:46:00Z">
        <w:r w:rsidR="002271EB">
          <w:t xml:space="preserve">empirical </w:t>
        </w:r>
      </w:ins>
      <w:ins w:id="96" w:author="Wright, Patrick T" w:date="2024-05-03T13:41:00Z">
        <w:r w:rsidR="00C3155B">
          <w:t xml:space="preserve">KV-temperature measurements from 394 unique non-PAO-like hydrocarbons. </w:t>
        </w:r>
      </w:ins>
      <w:ins w:id="97" w:author="Wright, Patrick T" w:date="2024-05-03T13:43:00Z">
        <w:r w:rsidR="00C3155B">
          <w:t xml:space="preserve">Since some data points in our training set had very high KV (as </w:t>
        </w:r>
      </w:ins>
      <w:ins w:id="98" w:author="Wright, Patrick T" w:date="2024-05-03T13:44:00Z">
        <w:r w:rsidR="00C3155B">
          <w:t>high as</w:t>
        </w:r>
        <w:r w:rsidR="002271EB">
          <w:t xml:space="preserve"> </w:t>
        </w:r>
      </w:ins>
      <w:ins w:id="99" w:author="Wright, Patrick T" w:date="2024-05-03T13:45:00Z">
        <w:r w:rsidR="002271EB">
          <w:t>1.4 * 10</w:t>
        </w:r>
        <w:r w:rsidR="002271EB">
          <w:rPr>
            <w:vertAlign w:val="superscript"/>
          </w:rPr>
          <w:t>4</w:t>
        </w:r>
      </w:ins>
      <w:ins w:id="100" w:author="Wright, Patrick T" w:date="2024-05-03T13:44:00Z">
        <w:r w:rsidR="00C3155B">
          <w:t xml:space="preserve"> </w:t>
        </w:r>
      </w:ins>
      <w:ins w:id="101" w:author="Wright, Patrick T" w:date="2024-05-03T13:45:00Z">
        <w:r w:rsidR="002271EB">
          <w:t>cSt</w:t>
        </w:r>
      </w:ins>
      <w:ins w:id="102" w:author="Wright, Patrick T" w:date="2024-05-03T13:44:00Z">
        <w:r w:rsidR="00C3155B">
          <w:t>), w</w:t>
        </w:r>
      </w:ins>
      <w:ins w:id="103" w:author="Wright, Patrick T" w:date="2024-05-03T13:41:00Z">
        <w:r w:rsidR="00C3155B">
          <w:t>e removed the top 2% of data points by KV to ensure</w:t>
        </w:r>
      </w:ins>
      <w:ins w:id="104" w:author="Wright, Patrick T" w:date="2024-05-03T13:42:00Z">
        <w:r w:rsidR="00C3155B">
          <w:t xml:space="preserve"> that our models were trained on </w:t>
        </w:r>
      </w:ins>
      <w:ins w:id="105" w:author="Wright, Patrick T" w:date="2024-05-03T13:43:00Z">
        <w:r w:rsidR="00C3155B">
          <w:t xml:space="preserve">data that was relevant to the development of base oils for lubricants. </w:t>
        </w:r>
      </w:ins>
      <w:ins w:id="106" w:author="Wright, Patrick T" w:date="2024-05-03T13:45:00Z">
        <w:r w:rsidR="002271EB">
          <w:t xml:space="preserve">This yielded </w:t>
        </w:r>
      </w:ins>
      <w:ins w:id="107" w:author="Wright, Patrick T" w:date="2024-05-03T13:46:00Z">
        <w:r w:rsidR="002271EB">
          <w:t>a training set of 1351 empirical KV-temperature measurements from 394 unique hydrocarbon mo</w:t>
        </w:r>
      </w:ins>
      <w:ins w:id="108" w:author="Wright, Patrick T" w:date="2024-05-03T13:47:00Z">
        <w:r w:rsidR="002271EB">
          <w:t xml:space="preserve">lecules. </w:t>
        </w:r>
      </w:ins>
    </w:p>
    <w:p w14:paraId="52DBE256" w14:textId="62A79516" w:rsidR="00D6345E" w:rsidRDefault="00D6345E" w:rsidP="00D6345E">
      <w:pPr>
        <w:ind w:left="360"/>
      </w:pPr>
      <w:r w:rsidRPr="001A693C">
        <w:rPr>
          <w:u w:val="single"/>
        </w:rPr>
        <w:t>Cosmotherm-predicted KV of test set</w:t>
      </w:r>
      <w:r>
        <w:t>. The test set molecule</w:t>
      </w:r>
      <w:r w:rsidR="00AB59DC">
        <w:t xml:space="preserve"> SMILES</w:t>
      </w:r>
      <w:r>
        <w:t xml:space="preserve"> were converted into </w:t>
      </w:r>
      <w:r w:rsidR="00AB59DC">
        <w:t xml:space="preserve">3D coordinate </w:t>
      </w:r>
      <w:ins w:id="109" w:author="Wright, Patrick T" w:date="2024-05-02T13:53:00Z">
        <w:r w:rsidR="00A826E5">
          <w:t>SDF</w:t>
        </w:r>
      </w:ins>
      <w:del w:id="110" w:author="Wright, Patrick T" w:date="2024-05-02T13:53:00Z">
        <w:r w:rsidDel="00A826E5">
          <w:delText>.sdf</w:delText>
        </w:r>
      </w:del>
      <w:r>
        <w:t xml:space="preserve"> files using Datawarrior.</w:t>
      </w:r>
      <w:r w:rsidR="003C371C">
        <w:fldChar w:fldCharType="begin"/>
      </w:r>
      <w:r w:rsidR="009A7AB3">
        <w:instrText xml:space="preserve"> ADDIN EN.CITE &lt;EndNote&gt;&lt;Cite&gt;&lt;Author&gt;Sander&lt;/Author&gt;&lt;Year&gt;2015&lt;/Year&gt;&lt;RecNum&gt;397&lt;/RecNum&gt;&lt;DisplayText&gt;&lt;style face="superscript"&gt;12&lt;/style&gt;&lt;/DisplayText&gt;&lt;record&gt;&lt;rec-number&gt;397&lt;/rec-number&gt;&lt;foreign-keys&gt;&lt;key app="EN" db-id="xr92efast9pf5gefex3v5rznvx2905wa559v" timestamp="1711650507"&gt;397&lt;/key&gt;&lt;/foreign-keys&gt;&lt;ref-type name="Journal Article"&gt;17&lt;/ref-type&gt;&lt;contributors&gt;&lt;authors&gt;&lt;author&gt;Sander, Thomas&lt;/author&gt;&lt;author&gt;Freyss, Joel&lt;/author&gt;&lt;author&gt;von Korff, Modest&lt;/author&gt;&lt;author&gt;Rufener, Christian&lt;/author&gt;&lt;/authors&gt;&lt;/contributors&gt;&lt;titles&gt;&lt;title&gt;DataWarrior: An Open-Source Program For Chemistry Aware Data Visualization And Analysis&lt;/title&gt;&lt;secondary-title&gt;Journal of Chemical Information and Modeling&lt;/secondary-title&gt;&lt;/titles&gt;&lt;periodical&gt;&lt;full-title&gt;Journal of Chemical Information and Modeling&lt;/full-title&gt;&lt;/periodical&gt;&lt;pages&gt;460-473&lt;/pages&gt;&lt;volume&gt;55&lt;/volume&gt;&lt;number&gt;2&lt;/number&gt;&lt;dates&gt;&lt;year&gt;2015&lt;/year&gt;&lt;pub-dates&gt;&lt;date&gt;2015/02/23&lt;/date&gt;&lt;/pub-dates&gt;&lt;/dates&gt;&lt;publisher&gt;American Chemical Society&lt;/publisher&gt;&lt;isbn&gt;1549-9596&lt;/isbn&gt;&lt;urls&gt;&lt;related-urls&gt;&lt;url&gt;https://doi.org/10.1021/ci500588j&lt;/url&gt;&lt;/related-urls&gt;&lt;/urls&gt;&lt;electronic-resource-num&gt;10.1021/ci500588j&lt;/electronic-resource-num&gt;&lt;/record&gt;&lt;/Cite&gt;&lt;/EndNote&gt;</w:instrText>
      </w:r>
      <w:r w:rsidR="003C371C">
        <w:fldChar w:fldCharType="separate"/>
      </w:r>
      <w:r w:rsidR="009A7AB3" w:rsidRPr="009A7AB3">
        <w:rPr>
          <w:noProof/>
          <w:vertAlign w:val="superscript"/>
        </w:rPr>
        <w:t>12</w:t>
      </w:r>
      <w:r w:rsidR="003C371C">
        <w:fldChar w:fldCharType="end"/>
      </w:r>
      <w:r w:rsidR="00AB59DC">
        <w:t xml:space="preserve"> The SDF files were then geometry optimized with </w:t>
      </w:r>
      <w:ins w:id="111" w:author="Wright, Patrick T" w:date="2024-05-02T13:53:00Z">
        <w:r w:rsidR="00A826E5">
          <w:t xml:space="preserve">the </w:t>
        </w:r>
      </w:ins>
      <w:r w:rsidR="00AB59DC">
        <w:t>density functional theory program DMol3 with the PBE functional and dnp basis set.</w:t>
      </w:r>
      <w:r w:rsidR="003C371C">
        <w:fldChar w:fldCharType="begin">
          <w:fldData xml:space="preserve">PEVuZE5vdGU+PENpdGU+PEF1dGhvcj5EZWxsZXk8L0F1dGhvcj48WWVhcj4yMDAwPC9ZZWFyPjxS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</w:fldData>
        </w:fldChar>
      </w:r>
      <w:r w:rsidR="009A7AB3">
        <w:instrText xml:space="preserve"> ADDIN EN.CITE </w:instrText>
      </w:r>
      <w:r w:rsidR="009A7AB3">
        <w:fldChar w:fldCharType="begin">
          <w:fldData xml:space="preserve">PEVuZE5vdGU+PENpdGU+PEF1dGhvcj5EZWxsZXk8L0F1dGhvcj48WWVhcj4yMDAwPC9ZZWFyPjxS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</w:fldData>
        </w:fldChar>
      </w:r>
      <w:r w:rsidR="009A7AB3">
        <w:instrText xml:space="preserve"> ADDIN EN.CITE.DATA </w:instrText>
      </w:r>
      <w:r w:rsidR="009A7AB3">
        <w:fldChar w:fldCharType="end"/>
      </w:r>
      <w:r w:rsidR="003C371C">
        <w:fldChar w:fldCharType="separate"/>
      </w:r>
      <w:r w:rsidR="009A7AB3" w:rsidRPr="009A7AB3">
        <w:rPr>
          <w:noProof/>
          <w:vertAlign w:val="superscript"/>
        </w:rPr>
        <w:t>13</w:t>
      </w:r>
      <w:r w:rsidR="003C371C">
        <w:fldChar w:fldCharType="end"/>
      </w:r>
      <w:r w:rsidR="00AB59DC">
        <w:t xml:space="preserve"> The surface charge profile for each molecule (</w:t>
      </w:r>
      <w:r w:rsidR="005F5343">
        <w:t xml:space="preserve">as </w:t>
      </w:r>
      <w:r w:rsidR="00AB59DC">
        <w:t xml:space="preserve">a .cosmo </w:t>
      </w:r>
      <w:r w:rsidR="00F237AB">
        <w:t xml:space="preserve">COSMO-RS </w:t>
      </w:r>
      <w:r w:rsidR="00AB59DC">
        <w:t>file</w:t>
      </w:r>
      <w:r w:rsidR="00F237AB">
        <w:fldChar w:fldCharType="begin"/>
      </w:r>
      <w:r w:rsidR="009A7AB3">
        <w:instrText xml:space="preserve"> ADDIN EN.CITE &lt;EndNote&gt;&lt;Cite&gt;&lt;Author&gt;Klamt&lt;/Author&gt;&lt;Year&gt;1995&lt;/Year&gt;&lt;RecNum&gt;400&lt;/RecNum&gt;&lt;DisplayText&gt;&lt;style face="superscript"&gt;14&lt;/style&gt;&lt;/DisplayText&gt;&lt;record&gt;&lt;rec-number&gt;400&lt;/rec-number&gt;&lt;foreign-keys&gt;&lt;key app="EN" db-id="xr92efast9pf5gefex3v5rznvx2905wa559v" timestamp="1711650836"&gt;400&lt;/key&gt;&lt;/foreign-keys&gt;&lt;ref-type name="Journal Article"&gt;17&lt;/ref-type&gt;&lt;contributors&gt;&lt;authors&gt;&lt;author&gt;Klamt, Andreas&lt;/author&gt;&lt;/authors&gt;&lt;/contributors&gt;&lt;titles&gt;&lt;title&gt;Conductor-like Screening Model for Real Solvents: A New Approach to the Quantitative Calculation of Solvation Phenomena&lt;/title&gt;&lt;secondary-title&gt;The Journal of Physical Chemistry&lt;/secondary-title&gt;&lt;/titles&gt;&lt;periodical&gt;&lt;full-title&gt;The Journal of Physical Chemistry&lt;/full-title&gt;&lt;/periodical&gt;&lt;pages&gt;2224-2235&lt;/pages&gt;&lt;volume&gt;99&lt;/volume&gt;&lt;number&gt;7&lt;/number&gt;&lt;dates&gt;&lt;year&gt;1995&lt;/year&gt;&lt;pub-dates&gt;&lt;date&gt;1995/02/01&lt;/date&gt;&lt;/pub-dates&gt;&lt;/dates&gt;&lt;publisher&gt;American Chemical Society&lt;/publisher&gt;&lt;isbn&gt;0022-3654&lt;/isbn&gt;&lt;urls&gt;&lt;related-urls&gt;&lt;url&gt;https://doi.org/10.1021/j100007a062&lt;/url&gt;&lt;/related-urls&gt;&lt;/urls&gt;&lt;electronic-resource-num&gt;10.1021/j100007a062&lt;/electronic-resource-num&gt;&lt;/record&gt;&lt;/Cite&gt;&lt;/EndNote&gt;</w:instrText>
      </w:r>
      <w:r w:rsidR="00F237AB">
        <w:fldChar w:fldCharType="separate"/>
      </w:r>
      <w:r w:rsidR="009A7AB3" w:rsidRPr="009A7AB3">
        <w:rPr>
          <w:noProof/>
          <w:vertAlign w:val="superscript"/>
        </w:rPr>
        <w:t>14</w:t>
      </w:r>
      <w:r w:rsidR="00F237AB">
        <w:fldChar w:fldCharType="end"/>
      </w:r>
      <w:r w:rsidR="00AB59DC">
        <w:t xml:space="preserve">) was imported into CosmoTherm </w:t>
      </w:r>
      <w:r w:rsidR="00F237AB">
        <w:t>software</w:t>
      </w:r>
      <w:r w:rsidR="00AB59DC">
        <w:t xml:space="preserve"> to predict dynamic viscosity and density at 40 and 100 </w:t>
      </w:r>
      <w:r w:rsidR="00AB59DC">
        <w:rPr>
          <w:rFonts w:cstheme="minorHAnsi"/>
        </w:rPr>
        <w:t>°</w:t>
      </w:r>
      <w:r w:rsidR="00AB59DC">
        <w:t>C. Kinematic viscosity was derived by dividing dynamic viscosity by density.</w:t>
      </w:r>
    </w:p>
    <w:p w14:paraId="2B7C0FA0" w14:textId="324F3BD4" w:rsidR="00A826E5" w:rsidRDefault="00D6345E" w:rsidP="00D6345E">
      <w:pPr>
        <w:ind w:left="360"/>
        <w:rPr>
          <w:ins w:id="112" w:author="Wright, Patrick T" w:date="2024-05-02T13:54:00Z"/>
        </w:rPr>
      </w:pPr>
      <w:del w:id="113" w:author="Wright, Patrick T" w:date="2024-05-02T14:54:00Z">
        <w:r w:rsidRPr="001A693C" w:rsidDel="00497603">
          <w:rPr>
            <w:u w:val="single"/>
          </w:rPr>
          <w:delText xml:space="preserve">Mordred </w:delText>
        </w:r>
      </w:del>
      <w:ins w:id="114" w:author="Wright, Patrick T" w:date="2024-05-02T14:54:00Z">
        <w:r w:rsidR="00497603">
          <w:rPr>
            <w:u w:val="single"/>
          </w:rPr>
          <w:t>Generation of</w:t>
        </w:r>
        <w:r w:rsidR="00497603" w:rsidRPr="001A693C">
          <w:rPr>
            <w:u w:val="single"/>
          </w:rPr>
          <w:t xml:space="preserve"> </w:t>
        </w:r>
      </w:ins>
      <w:r w:rsidRPr="001A693C">
        <w:rPr>
          <w:u w:val="single"/>
        </w:rPr>
        <w:t>descriptors</w:t>
      </w:r>
      <w:r w:rsidR="005F5343">
        <w:t>.</w:t>
      </w:r>
      <w:ins w:id="115" w:author="Wright, Patrick T" w:date="2024-05-02T14:00:00Z">
        <w:r w:rsidR="00A826E5">
          <w:t xml:space="preserve"> </w:t>
        </w:r>
      </w:ins>
      <w:ins w:id="116" w:author="Wright, Patrick T" w:date="2024-05-02T14:54:00Z">
        <w:r w:rsidR="00497603">
          <w:t>To calculate molecular descriptors, molecules in our dataset were first converted to universal force field-optimized 3D coordinate SDF files using RDKit.</w:t>
        </w:r>
      </w:ins>
      <w:r w:rsidR="00DE2DB5">
        <w:fldChar w:fldCharType="begin"/>
      </w:r>
      <w:r w:rsidR="009A7AB3">
        <w:instrText xml:space="preserve"> ADDIN EN.CITE &lt;EndNote&gt;&lt;Cite&gt;&lt;RecNum&gt;412&lt;/RecNum&gt;&lt;DisplayText&gt;&lt;style face="superscript"&gt;15&lt;/style&gt;&lt;/DisplayText&gt;&lt;record&gt;&lt;rec-number&gt;412&lt;/rec-number&gt;&lt;foreign-keys&gt;&lt;key app="EN" db-id="xr92efast9pf5gefex3v5rznvx2905wa559v" timestamp="1717095375"&gt;412&lt;/key&gt;&lt;/foreign-keys&gt;&lt;ref-type name="Web Page"&gt;12&lt;/ref-type&gt;&lt;contributors&gt;&lt;/contributors&gt;&lt;titles&gt;&lt;title&gt;RDKit: Open-source cheminformatics.&lt;/title&gt;&lt;/titles&gt;&lt;dates&gt;&lt;/dates&gt;&lt;urls&gt;&lt;related-urls&gt;&lt;url&gt;https://www.rdkit.org&lt;/url&gt;&lt;/related-urls&gt;&lt;/urls&gt;&lt;/record&gt;&lt;/Cite&gt;&lt;/EndNote&gt;</w:instrText>
      </w:r>
      <w:r w:rsidR="00DE2DB5">
        <w:fldChar w:fldCharType="separate"/>
      </w:r>
      <w:r w:rsidR="009A7AB3" w:rsidRPr="009A7AB3">
        <w:rPr>
          <w:noProof/>
          <w:vertAlign w:val="superscript"/>
        </w:rPr>
        <w:t>15</w:t>
      </w:r>
      <w:r w:rsidR="00DE2DB5">
        <w:fldChar w:fldCharType="end"/>
      </w:r>
      <w:ins w:id="117" w:author="Wright, Patrick T" w:date="2024-05-02T14:54:00Z">
        <w:r w:rsidR="00497603">
          <w:t xml:space="preserve"> </w:t>
        </w:r>
      </w:ins>
      <w:ins w:id="118" w:author="Wright, Patrick T" w:date="2024-05-02T14:00:00Z">
        <w:r w:rsidR="00A826E5">
          <w:t>The</w:t>
        </w:r>
      </w:ins>
      <w:ins w:id="119" w:author="Wright, Patrick T" w:date="2024-05-02T14:56:00Z">
        <w:r w:rsidR="00497603">
          <w:t xml:space="preserve">n, the </w:t>
        </w:r>
      </w:ins>
      <w:ins w:id="120" w:author="Wright, Patrick T" w:date="2024-05-02T14:46:00Z">
        <w:r w:rsidR="00352D95">
          <w:t>community-maintained</w:t>
        </w:r>
      </w:ins>
      <w:ins w:id="121" w:author="Wright, Patrick T" w:date="2024-05-02T14:00:00Z">
        <w:r w:rsidR="00A826E5">
          <w:t xml:space="preserve"> version of </w:t>
        </w:r>
      </w:ins>
      <w:ins w:id="122" w:author="Wright, Patrick T" w:date="2024-05-02T14:01:00Z">
        <w:r w:rsidR="00A826E5">
          <w:t>Mordred descriptor calculator was used to generate 2-D and 3-D descriptors for molecules in our dataset.</w:t>
        </w:r>
      </w:ins>
      <w:r w:rsidR="00166163">
        <w:fldChar w:fldCharType="begin"/>
      </w:r>
      <w:r w:rsidR="009A7AB3">
        <w:instrText xml:space="preserve"> ADDIN EN.CITE &lt;EndNote&gt;&lt;Cite&gt;&lt;Author&gt;Moriwaki&lt;/Author&gt;&lt;Year&gt;2018&lt;/Year&gt;&lt;RecNum&gt;192&lt;/RecNum&gt;&lt;DisplayText&gt;&lt;style face="superscript"&gt;16&lt;/style&gt;&lt;/DisplayText&gt;&lt;record&gt;&lt;rec-number&gt;192&lt;/rec-number&gt;&lt;foreign-keys&gt;&lt;key app="EN" db-id="xr92efast9pf5gefex3v5rznvx2905wa559v" timestamp="1607639956"&gt;192&lt;/key&gt;&lt;/foreign-keys&gt;&lt;ref-type name="Journal Article"&gt;17&lt;/ref-type&gt;&lt;contributors&gt;&lt;authors&gt;&lt;author&gt;Moriwaki, Hirotomo&lt;/author&gt;&lt;author&gt;Tian, Yu-Shi&lt;/author&gt;&lt;author&gt;Kawashita, Norihito&lt;/author&gt;&lt;author&gt;Takagi, Tatsuya&lt;/author&gt;&lt;/authors&gt;&lt;/contributors&gt;&lt;titles&gt;&lt;title&gt;Mordred: a molecular descriptor calculator&lt;/title&gt;&lt;secondary-title&gt;Journal of Cheminformatics&lt;/secondary-title&gt;&lt;/titles&gt;&lt;periodical&gt;&lt;full-title&gt;Journal of Cheminformatics&lt;/full-title&gt;&lt;/periodical&gt;&lt;pages&gt;4&lt;/pages&gt;&lt;volume&gt;10&lt;/volume&gt;&lt;number&gt;1&lt;/number&gt;&lt;dates&gt;&lt;year&gt;2018&lt;/year&gt;&lt;pub-dates&gt;&lt;date&gt;2018/02/06&lt;/date&gt;&lt;/pub-dates&gt;&lt;/dates&gt;&lt;isbn&gt;1758-2946&lt;/isbn&gt;&lt;urls&gt;&lt;related-urls&gt;&lt;url&gt;https://doi.org/10.1186/s13321-018-0258-y&lt;/url&gt;&lt;/related-urls&gt;&lt;/urls&gt;&lt;electronic-resource-num&gt;10.1186/s13321-018-0258-y&lt;/electronic-resource-num&gt;&lt;/record&gt;&lt;/Cite&gt;&lt;Cite&gt;&lt;RecNum&gt;413&lt;/RecNum&gt;&lt;record&gt;&lt;rec-number&gt;413&lt;/rec-number&gt;&lt;foreign-keys&gt;&lt;key app="EN" db-id="xr92efast9pf5gefex3v5rznvx2905wa559v" timestamp="1717095585"&gt;413&lt;/key&gt;&lt;/foreign-keys&gt;&lt;ref-type name="Web Page"&gt;12&lt;/ref-type&gt;&lt;contributors&gt;&lt;/contributors&gt;&lt;titles&gt;&lt;title&gt;mordredcommunity: Community maintained version of mordred molecular descriptor calculator&lt;/title&gt;&lt;/titles&gt;&lt;dates&gt;&lt;/dates&gt;&lt;urls&gt;&lt;related-urls&gt;&lt;url&gt;https://github.com/JacksonBurns/mordred-community&lt;/url&gt;&lt;/related-urls&gt;&lt;/urls&gt;&lt;/record&gt;&lt;/Cite&gt;&lt;/EndNote&gt;</w:instrText>
      </w:r>
      <w:r w:rsidR="00166163">
        <w:fldChar w:fldCharType="separate"/>
      </w:r>
      <w:r w:rsidR="009A7AB3" w:rsidRPr="009A7AB3">
        <w:rPr>
          <w:noProof/>
          <w:vertAlign w:val="superscript"/>
        </w:rPr>
        <w:t>16</w:t>
      </w:r>
      <w:r w:rsidR="00166163">
        <w:fldChar w:fldCharType="end"/>
      </w:r>
      <w:ins w:id="123" w:author="Wright, Patrick T" w:date="2024-05-02T14:47:00Z">
        <w:del w:id="124" w:author="Lin, Sibo" w:date="2024-05-30T15:00:00Z">
          <w:r w:rsidR="00352D95" w:rsidDel="00166163">
            <w:delText>[ref Mordred &amp; mordred-community github]</w:delText>
          </w:r>
        </w:del>
      </w:ins>
      <w:ins w:id="125" w:author="Wright, Patrick T" w:date="2024-05-02T14:55:00Z">
        <w:r w:rsidR="00497603">
          <w:t xml:space="preserve"> </w:t>
        </w:r>
      </w:ins>
      <w:ins w:id="126" w:author="Wright, Patrick T" w:date="2024-05-02T15:18:00Z">
        <w:r w:rsidR="001A64CD">
          <w:t xml:space="preserve">2-D descriptors only consider the connectivity of </w:t>
        </w:r>
      </w:ins>
      <w:ins w:id="127" w:author="Wright, Patrick T" w:date="2024-05-02T15:23:00Z">
        <w:r w:rsidR="00611B19">
          <w:t>atoms in a molecule</w:t>
        </w:r>
      </w:ins>
      <w:ins w:id="128" w:author="Wright, Patrick T" w:date="2024-05-02T15:18:00Z">
        <w:r w:rsidR="001A64CD">
          <w:t xml:space="preserve">, while 3-D descriptors consider the 3-D coordinates </w:t>
        </w:r>
      </w:ins>
      <w:ins w:id="129" w:author="Wright, Patrick T" w:date="2024-05-02T15:20:00Z">
        <w:r w:rsidR="00611B19">
          <w:t>of each non-hydrogen atom in a molecule.</w:t>
        </w:r>
      </w:ins>
      <w:ins w:id="130" w:author="Wright, Patrick T" w:date="2024-05-02T15:18:00Z">
        <w:r w:rsidR="001A64CD">
          <w:t xml:space="preserve"> </w:t>
        </w:r>
      </w:ins>
      <w:ins w:id="131" w:author="Wright, Patrick T" w:date="2024-05-02T14:55:00Z">
        <w:r w:rsidR="00497603">
          <w:t xml:space="preserve">Finally, we removed </w:t>
        </w:r>
      </w:ins>
      <w:ins w:id="132" w:author="Wright, Patrick T" w:date="2024-05-02T15:23:00Z">
        <w:r w:rsidR="00611B19">
          <w:t>any</w:t>
        </w:r>
      </w:ins>
      <w:ins w:id="133" w:author="Wright, Patrick T" w:date="2024-05-02T14:55:00Z">
        <w:r w:rsidR="00497603">
          <w:t xml:space="preserve"> descriptors </w:t>
        </w:r>
      </w:ins>
      <w:ins w:id="134" w:author="Wright, Patrick T" w:date="2024-05-02T14:59:00Z">
        <w:r w:rsidR="00497603">
          <w:t xml:space="preserve">that </w:t>
        </w:r>
      </w:ins>
      <w:ins w:id="135" w:author="Wright, Patrick T" w:date="2024-05-02T14:57:00Z">
        <w:r w:rsidR="00497603">
          <w:t xml:space="preserve">could not be calculated for all molecules. </w:t>
        </w:r>
      </w:ins>
      <w:del w:id="136" w:author="Wright, Patrick T" w:date="2024-05-02T14:00:00Z">
        <w:r w:rsidR="005F5343" w:rsidDel="00A826E5">
          <w:delText xml:space="preserve"> </w:delText>
        </w:r>
      </w:del>
      <w:ins w:id="137" w:author="Wright, Patrick T" w:date="2024-05-02T15:17:00Z">
        <w:r w:rsidR="001A64CD">
          <w:t xml:space="preserve">This can occur, for example, when the denominator of </w:t>
        </w:r>
      </w:ins>
      <w:ins w:id="138" w:author="Wright, Patrick T" w:date="2024-05-02T15:19:00Z">
        <w:r w:rsidR="001A64CD">
          <w:t>a descriptor is</w:t>
        </w:r>
      </w:ins>
      <w:ins w:id="139" w:author="Wright, Patrick T" w:date="2024-05-02T15:17:00Z">
        <w:r w:rsidR="001A64CD">
          <w:t xml:space="preserve"> equal to zero. </w:t>
        </w:r>
      </w:ins>
    </w:p>
    <w:p w14:paraId="008B1FDC" w14:textId="7D91BB3B" w:rsidR="00D6345E" w:rsidDel="00611B19" w:rsidRDefault="005F5343" w:rsidP="00D6345E">
      <w:pPr>
        <w:ind w:left="360"/>
        <w:rPr>
          <w:del w:id="140" w:author="Wright, Patrick T" w:date="2024-05-02T15:20:00Z"/>
        </w:rPr>
      </w:pPr>
      <w:commentRangeStart w:id="141"/>
      <w:del w:id="142" w:author="Wright, Patrick T" w:date="2024-05-02T15:20:00Z">
        <w:r w:rsidDel="00611B19">
          <w:lastRenderedPageBreak/>
          <w:delText>[insert description of generation of Mordred descriptors, including brief explanation of 3D descriptors.]</w:delText>
        </w:r>
        <w:commentRangeEnd w:id="141"/>
        <w:r w:rsidR="00CD4AC3" w:rsidDel="00611B19">
          <w:rPr>
            <w:rStyle w:val="CommentReference"/>
          </w:rPr>
          <w:commentReference w:id="141"/>
        </w:r>
      </w:del>
    </w:p>
    <w:p w14:paraId="7CDA349B" w14:textId="00FE1F5C" w:rsidR="00611B19" w:rsidRDefault="00F7279B" w:rsidP="00D6345E">
      <w:pPr>
        <w:ind w:left="360"/>
        <w:rPr>
          <w:ins w:id="143" w:author="Wright, Patrick T" w:date="2024-05-02T15:24:00Z"/>
        </w:rPr>
      </w:pPr>
      <w:r w:rsidRPr="001A693C">
        <w:rPr>
          <w:u w:val="single"/>
        </w:rPr>
        <w:t>Generation of molecular f</w:t>
      </w:r>
      <w:r w:rsidR="00D6345E" w:rsidRPr="001A693C">
        <w:rPr>
          <w:u w:val="single"/>
        </w:rPr>
        <w:t>ingerprints</w:t>
      </w:r>
      <w:r>
        <w:t>.</w:t>
      </w:r>
      <w:r w:rsidR="00D6345E">
        <w:t xml:space="preserve"> </w:t>
      </w:r>
      <w:r w:rsidR="00C06CC9">
        <w:t>Many types of molecular fingerprinting schemes have been developed.</w:t>
      </w:r>
      <w:r w:rsidR="00FF4909">
        <w:fldChar w:fldCharType="begin"/>
      </w:r>
      <w:r w:rsidR="009A7AB3">
        <w:instrText xml:space="preserve"> ADDIN EN.CITE &lt;EndNote&gt;&lt;Cite&gt;&lt;Author&gt;Boldini&lt;/Author&gt;&lt;Year&gt;2024&lt;/Year&gt;&lt;RecNum&gt;396&lt;/RecNum&gt;&lt;DisplayText&gt;&lt;style face="superscript"&gt;17&lt;/style&gt;&lt;/DisplayText&gt;&lt;record&gt;&lt;rec-number&gt;396&lt;/rec-number&gt;&lt;foreign-keys&gt;&lt;key app="EN" db-id="xr92efast9pf5gefex3v5rznvx2905wa559v" timestamp="1711650470"&gt;396&lt;/key&gt;&lt;/foreign-keys&gt;&lt;ref-type name="Journal Article"&gt;17&lt;/ref-type&gt;&lt;contributors&gt;&lt;authors&gt;&lt;author&gt;Boldini, Davide&lt;/author&gt;&lt;author&gt;Ballabio, Davide&lt;/author&gt;&lt;author&gt;Consonni, Viviana&lt;/author&gt;&lt;author&gt;Todeschini, Roberto&lt;/author&gt;&lt;author&gt;Grisoni, Francesca&lt;/author&gt;&lt;author&gt;Sieber, Stephan A.&lt;/author&gt;&lt;/authors&gt;&lt;/contributors&gt;&lt;titles&gt;&lt;title&gt;Effectiveness of molecular fingerprints for exploring the chemical space of natural products&lt;/title&gt;&lt;secondary-title&gt;Journal of Cheminformatics&lt;/secondary-title&gt;&lt;/titles&gt;&lt;periodical&gt;&lt;full-title&gt;Journal of Cheminformatics&lt;/full-title&gt;&lt;/periodical&gt;&lt;pages&gt;35&lt;/pages&gt;&lt;volume&gt;16&lt;/volume&gt;&lt;number&gt;1&lt;/number&gt;&lt;dates&gt;&lt;year&gt;2024&lt;/year&gt;&lt;pub-dates&gt;&lt;date&gt;2024/03/25&lt;/date&gt;&lt;/pub-dates&gt;&lt;/dates&gt;&lt;isbn&gt;1758-2946&lt;/isbn&gt;&lt;urls&gt;&lt;related-urls&gt;&lt;url&gt;https://doi.org/10.1186/s13321-024-00830-3&lt;/url&gt;&lt;/related-urls&gt;&lt;/urls&gt;&lt;electronic-resource-num&gt;10.1186/s13321-024-00830-3&lt;/electronic-resource-num&gt;&lt;/record&gt;&lt;/Cite&gt;&lt;/EndNote&gt;</w:instrText>
      </w:r>
      <w:r w:rsidR="00FF4909">
        <w:fldChar w:fldCharType="separate"/>
      </w:r>
      <w:r w:rsidR="009A7AB3" w:rsidRPr="009A7AB3">
        <w:rPr>
          <w:noProof/>
          <w:vertAlign w:val="superscript"/>
        </w:rPr>
        <w:t>17</w:t>
      </w:r>
      <w:r w:rsidR="00FF4909">
        <w:fldChar w:fldCharType="end"/>
      </w:r>
      <w:r>
        <w:t xml:space="preserve"> Herein we </w:t>
      </w:r>
      <w:del w:id="144" w:author="Wright, Patrick T" w:date="2024-05-02T15:21:00Z">
        <w:r w:rsidDel="00611B19">
          <w:delText xml:space="preserve">generate fingerprints </w:delText>
        </w:r>
      </w:del>
      <w:ins w:id="145" w:author="Wright, Patrick T" w:date="2024-05-02T15:21:00Z">
        <w:r w:rsidR="00611B19">
          <w:t xml:space="preserve">generate Morgan </w:t>
        </w:r>
      </w:ins>
      <w:ins w:id="146" w:author="Wright, Patrick T" w:date="2024-05-02T15:30:00Z">
        <w:r w:rsidR="00344006">
          <w:t>f</w:t>
        </w:r>
      </w:ins>
      <w:ins w:id="147" w:author="Wright, Patrick T" w:date="2024-05-02T15:21:00Z">
        <w:r w:rsidR="00611B19">
          <w:t>ingerprints</w:t>
        </w:r>
      </w:ins>
      <w:r w:rsidR="00166163">
        <w:fldChar w:fldCharType="begin">
          <w:fldData xml:space="preserve">PEVuZE5vdGU+PENpdGU+PEF1dGhvcj5Nb3JnYW48L0F1dGhvcj48WWVhcj4xOTY1PC9ZZWFyPjxS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==
</w:fldData>
        </w:fldChar>
      </w:r>
      <w:r w:rsidR="009A7AB3">
        <w:instrText xml:space="preserve"> ADDIN EN.CITE </w:instrText>
      </w:r>
      <w:r w:rsidR="009A7AB3">
        <w:fldChar w:fldCharType="begin">
          <w:fldData xml:space="preserve">PEVuZE5vdGU+PENpdGU+PEF1dGhvcj5Nb3JnYW48L0F1dGhvcj48WWVhcj4xOTY1PC9ZZWFyPjxS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==
</w:fldData>
        </w:fldChar>
      </w:r>
      <w:r w:rsidR="009A7AB3">
        <w:instrText xml:space="preserve"> ADDIN EN.CITE.DATA </w:instrText>
      </w:r>
      <w:r w:rsidR="009A7AB3">
        <w:fldChar w:fldCharType="end"/>
      </w:r>
      <w:r w:rsidR="00166163">
        <w:fldChar w:fldCharType="separate"/>
      </w:r>
      <w:r w:rsidR="009A7AB3" w:rsidRPr="009A7AB3">
        <w:rPr>
          <w:noProof/>
          <w:vertAlign w:val="superscript"/>
        </w:rPr>
        <w:t>18</w:t>
      </w:r>
      <w:r w:rsidR="00166163">
        <w:fldChar w:fldCharType="end"/>
      </w:r>
      <w:ins w:id="148" w:author="Wright, Patrick T" w:date="2024-05-02T15:21:00Z">
        <w:r w:rsidR="00611B19">
          <w:t xml:space="preserve"> with frequency </w:t>
        </w:r>
      </w:ins>
      <w:ins w:id="149" w:author="Wright, Patrick T" w:date="2024-05-02T15:42:00Z">
        <w:r w:rsidR="0022469A">
          <w:t xml:space="preserve">(radius = 4) </w:t>
        </w:r>
      </w:ins>
      <w:ins w:id="150" w:author="Wright, Patrick T" w:date="2024-05-02T15:31:00Z">
        <w:r w:rsidR="00344006">
          <w:t xml:space="preserve">for each molecule in our dataset </w:t>
        </w:r>
      </w:ins>
      <w:r>
        <w:t xml:space="preserve">using </w:t>
      </w:r>
      <w:ins w:id="151" w:author="Wright, Patrick T" w:date="2024-05-02T15:21:00Z">
        <w:r w:rsidR="00611B19">
          <w:t>RDKit</w:t>
        </w:r>
      </w:ins>
      <w:del w:id="152" w:author="Wright, Patrick T" w:date="2024-05-02T15:21:00Z">
        <w:r w:rsidDel="00611B19">
          <w:delText>XYZ</w:delText>
        </w:r>
      </w:del>
      <w:r>
        <w:t>.</w:t>
      </w:r>
      <w:ins w:id="153" w:author="Lin, Sibo" w:date="2024-05-30T15:08:00Z">
        <w:r w:rsidR="00166163" w:rsidDel="00166163">
          <w:t xml:space="preserve"> </w:t>
        </w:r>
      </w:ins>
      <w:ins w:id="154" w:author="Wright, Patrick T" w:date="2024-05-02T15:30:00Z">
        <w:del w:id="155" w:author="Lin, Sibo" w:date="2024-05-30T15:08:00Z">
          <w:r w:rsidR="00344006" w:rsidDel="00166163">
            <w:delText xml:space="preserve">[ref </w:delText>
          </w:r>
          <w:r w:rsidR="00344006" w:rsidRPr="00166163" w:rsidDel="00166163">
            <w:rPr>
              <w:highlight w:val="yellow"/>
              <w:rPrChange w:id="156" w:author="Lin, Sibo" w:date="2024-05-30T15:02:00Z">
                <w:rPr/>
              </w:rPrChange>
            </w:rPr>
            <w:delText>David Rogers</w:delText>
          </w:r>
          <w:r w:rsidR="00344006" w:rsidDel="00166163">
            <w:delText>]</w:delText>
          </w:r>
        </w:del>
      </w:ins>
      <w:del w:id="157" w:author="Wright, Patrick T" w:date="2024-05-02T15:27:00Z">
        <w:r w:rsidR="00FF4909" w:rsidDel="00344006">
          <w:delText>[ref]</w:delText>
        </w:r>
      </w:del>
      <w:r>
        <w:t xml:space="preserve"> </w:t>
      </w:r>
      <w:ins w:id="158" w:author="Wright, Patrick T" w:date="2024-05-02T15:24:00Z">
        <w:r w:rsidR="00344006">
          <w:t xml:space="preserve">Morgan </w:t>
        </w:r>
      </w:ins>
      <w:ins w:id="159" w:author="Wright, Patrick T" w:date="2024-05-02T15:32:00Z">
        <w:r w:rsidR="00344006">
          <w:t>f</w:t>
        </w:r>
      </w:ins>
      <w:ins w:id="160" w:author="Wright, Patrick T" w:date="2024-05-02T15:24:00Z">
        <w:r w:rsidR="00344006">
          <w:t xml:space="preserve">ingerprints </w:t>
        </w:r>
      </w:ins>
      <w:ins w:id="161" w:author="Wright, Patrick T" w:date="2024-05-02T15:35:00Z">
        <w:r w:rsidR="0022469A">
          <w:t xml:space="preserve">with frequency </w:t>
        </w:r>
      </w:ins>
      <w:ins w:id="162" w:author="Wright, Patrick T" w:date="2024-05-02T15:24:00Z">
        <w:r w:rsidR="00344006">
          <w:t>are a</w:t>
        </w:r>
      </w:ins>
      <w:ins w:id="163" w:author="Wright, Patrick T" w:date="2024-05-02T15:28:00Z">
        <w:r w:rsidR="00344006">
          <w:t xml:space="preserve"> vector representation </w:t>
        </w:r>
      </w:ins>
      <w:ins w:id="164" w:author="Wright, Patrick T" w:date="2024-05-02T15:38:00Z">
        <w:r w:rsidR="0022469A">
          <w:t>for</w:t>
        </w:r>
      </w:ins>
      <w:ins w:id="165" w:author="Wright, Patrick T" w:date="2024-05-02T15:28:00Z">
        <w:r w:rsidR="00344006">
          <w:t xml:space="preserve"> molecules, </w:t>
        </w:r>
      </w:ins>
      <w:ins w:id="166" w:author="Wright, Patrick T" w:date="2024-05-02T15:37:00Z">
        <w:r w:rsidR="0022469A">
          <w:t>wherein</w:t>
        </w:r>
      </w:ins>
      <w:ins w:id="167" w:author="Wright, Patrick T" w:date="2024-05-02T15:28:00Z">
        <w:r w:rsidR="00344006">
          <w:t xml:space="preserve"> each</w:t>
        </w:r>
      </w:ins>
      <w:ins w:id="168" w:author="Wright, Patrick T" w:date="2024-05-02T15:36:00Z">
        <w:r w:rsidR="0022469A">
          <w:t xml:space="preserve"> component of the vector indicates the</w:t>
        </w:r>
      </w:ins>
      <w:ins w:id="169" w:author="Wright, Patrick T" w:date="2024-05-02T15:45:00Z">
        <w:r w:rsidR="007A2172">
          <w:t xml:space="preserve"> frequency</w:t>
        </w:r>
      </w:ins>
      <w:ins w:id="170" w:author="Wright, Patrick T" w:date="2024-05-02T15:36:00Z">
        <w:r w:rsidR="0022469A">
          <w:t xml:space="preserve"> </w:t>
        </w:r>
      </w:ins>
      <w:ins w:id="171" w:author="Wright, Patrick T" w:date="2024-05-02T15:45:00Z">
        <w:r w:rsidR="007A2172">
          <w:t>(</w:t>
        </w:r>
      </w:ins>
      <w:ins w:id="172" w:author="Wright, Patrick T" w:date="2024-05-02T15:37:00Z">
        <w:r w:rsidR="0022469A">
          <w:t>number of occurrences</w:t>
        </w:r>
      </w:ins>
      <w:ins w:id="173" w:author="Wright, Patrick T" w:date="2024-05-02T15:45:00Z">
        <w:r w:rsidR="007A2172">
          <w:t>)</w:t>
        </w:r>
      </w:ins>
      <w:ins w:id="174" w:author="Wright, Patrick T" w:date="2024-05-02T15:37:00Z">
        <w:r w:rsidR="0022469A">
          <w:t xml:space="preserve"> of a chemical substructure within </w:t>
        </w:r>
      </w:ins>
      <w:ins w:id="175" w:author="Wright, Patrick T" w:date="2024-05-02T15:39:00Z">
        <w:r w:rsidR="0022469A">
          <w:t>a</w:t>
        </w:r>
      </w:ins>
      <w:ins w:id="176" w:author="Wright, Patrick T" w:date="2024-05-02T15:37:00Z">
        <w:r w:rsidR="0022469A">
          <w:t xml:space="preserve"> given molecule</w:t>
        </w:r>
      </w:ins>
      <w:ins w:id="177" w:author="Wright, Patrick T" w:date="2024-05-02T15:32:00Z">
        <w:r w:rsidR="00344006">
          <w:t>. Morgan fingerprints with frequency have</w:t>
        </w:r>
      </w:ins>
      <w:ins w:id="178" w:author="Wright, Patrick T" w:date="2024-05-02T15:33:00Z">
        <w:r w:rsidR="00344006">
          <w:t xml:space="preserve"> </w:t>
        </w:r>
      </w:ins>
      <w:ins w:id="179" w:author="Wright, Patrick T" w:date="2024-05-02T15:45:00Z">
        <w:r w:rsidR="00497752">
          <w:t xml:space="preserve">been </w:t>
        </w:r>
      </w:ins>
      <w:ins w:id="180" w:author="Wright, Patrick T" w:date="2024-05-02T15:33:00Z">
        <w:r w:rsidR="00344006">
          <w:t>previously used for</w:t>
        </w:r>
      </w:ins>
      <w:ins w:id="181" w:author="Wright, Patrick T" w:date="2024-05-02T15:41:00Z">
        <w:r w:rsidR="0022469A">
          <w:t xml:space="preserve"> various</w:t>
        </w:r>
      </w:ins>
      <w:ins w:id="182" w:author="Wright, Patrick T" w:date="2024-05-02T15:39:00Z">
        <w:r w:rsidR="0022469A">
          <w:t xml:space="preserve"> cheminformatics tasks </w:t>
        </w:r>
      </w:ins>
      <w:ins w:id="183" w:author="Wright, Patrick T" w:date="2024-05-02T15:40:00Z">
        <w:r w:rsidR="0022469A">
          <w:t>such as</w:t>
        </w:r>
      </w:ins>
      <w:ins w:id="184" w:author="Wright, Patrick T" w:date="2024-05-02T15:41:00Z">
        <w:r w:rsidR="0022469A">
          <w:t xml:space="preserve"> drug discovery</w:t>
        </w:r>
      </w:ins>
      <w:r w:rsidR="00735FA0">
        <w:fldChar w:fldCharType="begin"/>
      </w:r>
      <w:r w:rsidR="009A7AB3">
        <w:instrText xml:space="preserve"> ADDIN EN.CITE &lt;EndNote&gt;&lt;Cite&gt;&lt;Author&gt;Zhou&lt;/Author&gt;&lt;Year&gt;2024&lt;/Year&gt;&lt;RecNum&gt;417&lt;/RecNum&gt;&lt;DisplayText&gt;&lt;style face="superscript"&gt;19&lt;/style&gt;&lt;/DisplayText&gt;&lt;record&gt;&lt;rec-number&gt;417&lt;/rec-number&gt;&lt;foreign-keys&gt;&lt;key app="EN" db-id="xr92efast9pf5gefex3v5rznvx2905wa559v" timestamp="1717096320"&gt;417&lt;/key&gt;&lt;/foreign-keys&gt;&lt;ref-type name="Journal Article"&gt;17&lt;/ref-type&gt;&lt;contributors&gt;&lt;authors&gt;&lt;author&gt;Zhou, Hongyi&lt;/author&gt;&lt;author&gt;Skolnick, Jeffrey&lt;/author&gt;&lt;/authors&gt;&lt;/contributors&gt;&lt;titles&gt;&lt;title&gt;Utility of the Morgan Fingerprint in Structure-Based Virtual Ligand Screening&lt;/title&gt;&lt;secondary-title&gt;The Journal of Physical Chemistry B&lt;/secondary-title&gt;&lt;/titles&gt;&lt;periodical&gt;&lt;full-title&gt;The Journal of Physical Chemistry B&lt;/full-title&gt;&lt;abbr-1&gt;J. Phys. Chem. B&lt;/abbr-1&gt;&lt;/periodical&gt;&lt;dates&gt;&lt;year&gt;2024&lt;/year&gt;&lt;pub-dates&gt;&lt;date&gt;2024/05/23&lt;/date&gt;&lt;/pub-dates&gt;&lt;/dates&gt;&lt;publisher&gt;American Chemical Society&lt;/publisher&gt;&lt;isbn&gt;1520-6106&lt;/isbn&gt;&lt;urls&gt;&lt;related-urls&gt;&lt;url&gt;https://doi.org/10.1021/acs.jpcb.4c01875&lt;/url&gt;&lt;/related-urls&gt;&lt;/urls&gt;&lt;electronic-resource-num&gt;10.1021/acs.jpcb.4c01875&lt;/electronic-resource-num&gt;&lt;/record&gt;&lt;/Cite&gt;&lt;/EndNote&gt;</w:instrText>
      </w:r>
      <w:r w:rsidR="00735FA0">
        <w:fldChar w:fldCharType="separate"/>
      </w:r>
      <w:r w:rsidR="009A7AB3" w:rsidRPr="009A7AB3">
        <w:rPr>
          <w:noProof/>
          <w:vertAlign w:val="superscript"/>
        </w:rPr>
        <w:t>19</w:t>
      </w:r>
      <w:r w:rsidR="00735FA0">
        <w:fldChar w:fldCharType="end"/>
      </w:r>
      <w:ins w:id="185" w:author="Wright, Patrick T" w:date="2024-05-02T15:41:00Z">
        <w:r w:rsidR="0022469A">
          <w:t xml:space="preserve"> and</w:t>
        </w:r>
      </w:ins>
      <w:ins w:id="186" w:author="Wright, Patrick T" w:date="2024-05-02T15:40:00Z">
        <w:r w:rsidR="0022469A">
          <w:t xml:space="preserve"> </w:t>
        </w:r>
      </w:ins>
      <w:ins w:id="187" w:author="Wright, Patrick T" w:date="2024-05-02T15:44:00Z">
        <w:r w:rsidR="0022469A">
          <w:t>prediction of T</w:t>
        </w:r>
        <w:r w:rsidR="0022469A">
          <w:rPr>
            <w:vertAlign w:val="subscript"/>
          </w:rPr>
          <w:t>g</w:t>
        </w:r>
        <w:r w:rsidR="0022469A">
          <w:t xml:space="preserve"> for polymers.</w:t>
        </w:r>
      </w:ins>
      <w:r w:rsidR="00735FA0">
        <w:fldChar w:fldCharType="begin"/>
      </w:r>
      <w:r w:rsidR="009A7AB3">
        <w:instrText xml:space="preserve"> ADDIN EN.CITE &lt;EndNote&gt;&lt;Cite&gt;&lt;Author&gt;Tao&lt;/Author&gt;&lt;Year&gt;2021&lt;/Year&gt;&lt;RecNum&gt;416&lt;/RecNum&gt;&lt;DisplayText&gt;&lt;style face="superscript"&gt;20&lt;/style&gt;&lt;/DisplayText&gt;&lt;record&gt;&lt;rec-number&gt;416&lt;/rec-number&gt;&lt;foreign-keys&gt;&lt;key app="EN" db-id="xr92efast9pf5gefex3v5rznvx2905wa559v" timestamp="1717096167"&gt;416&lt;/key&gt;&lt;/foreign-keys&gt;&lt;ref-type name="Journal Article"&gt;17&lt;/ref-type&gt;&lt;contributors&gt;&lt;authors&gt;&lt;author&gt;Tao, Lei&lt;/author&gt;&lt;author&gt;Varshney, Vikas&lt;/author&gt;&lt;author&gt;Li, Ying&lt;/author&gt;&lt;/authors&gt;&lt;/contributors&gt;&lt;titles&gt;&lt;title&gt;Benchmarking Machine Learning Models for Polymer Informatics: An Example of Glass Transition Temperature&lt;/title&gt;&lt;secondary-title&gt;Journal of Chemical Information and Modeling&lt;/secondary-title&gt;&lt;/titles&gt;&lt;periodical&gt;&lt;full-title&gt;Journal of Chemical Information and Modeling&lt;/full-title&gt;&lt;/periodical&gt;&lt;pages&gt;5395-5413&lt;/pages&gt;&lt;volume&gt;61&lt;/volume&gt;&lt;number&gt;11&lt;/number&gt;&lt;dates&gt;&lt;year&gt;2021&lt;/year&gt;&lt;pub-dates&gt;&lt;date&gt;2021/11/22&lt;/date&gt;&lt;/pub-dates&gt;&lt;/dates&gt;&lt;publisher&gt;American Chemical Society&lt;/publisher&gt;&lt;isbn&gt;1549-9596&lt;/isbn&gt;&lt;urls&gt;&lt;related-urls&gt;&lt;url&gt;https://doi.org/10.1021/acs.jcim.1c01031&lt;/url&gt;&lt;/related-urls&gt;&lt;/urls&gt;&lt;electronic-resource-num&gt;10.1021/acs.jcim.1c01031&lt;/electronic-resource-num&gt;&lt;/record&gt;&lt;/Cite&gt;&lt;/EndNote&gt;</w:instrText>
      </w:r>
      <w:r w:rsidR="00735FA0">
        <w:fldChar w:fldCharType="separate"/>
      </w:r>
      <w:r w:rsidR="009A7AB3" w:rsidRPr="009A7AB3">
        <w:rPr>
          <w:noProof/>
          <w:vertAlign w:val="superscript"/>
        </w:rPr>
        <w:t>20</w:t>
      </w:r>
      <w:r w:rsidR="00735FA0">
        <w:fldChar w:fldCharType="end"/>
      </w:r>
      <w:ins w:id="188" w:author="Lin, Sibo" w:date="2024-05-30T15:09:00Z">
        <w:r w:rsidR="00735FA0">
          <w:t xml:space="preserve"> </w:t>
        </w:r>
      </w:ins>
      <w:ins w:id="189" w:author="Wright, Patrick T" w:date="2024-05-02T15:24:00Z">
        <w:del w:id="190" w:author="Lin, Sibo" w:date="2024-05-30T15:09:00Z">
          <w:r w:rsidR="00344006" w:rsidDel="00735FA0">
            <w:delText xml:space="preserve"> </w:delText>
          </w:r>
        </w:del>
      </w:ins>
      <w:ins w:id="191" w:author="Wright, Patrick T" w:date="2024-05-02T15:27:00Z">
        <w:del w:id="192" w:author="Lin, Sibo" w:date="2024-05-30T15:09:00Z">
          <w:r w:rsidR="00344006" w:rsidDel="00735FA0">
            <w:delText xml:space="preserve">[ref Lei Tao paper]. </w:delText>
          </w:r>
        </w:del>
      </w:ins>
      <w:ins w:id="193" w:author="Wright, Patrick T" w:date="2024-05-02T15:44:00Z">
        <w:r w:rsidR="0022469A">
          <w:t>For comparison, both chiral and non-chiral fingerprints were considered, in case different diastereomers of PAO could be distinguished.</w:t>
        </w:r>
      </w:ins>
    </w:p>
    <w:p w14:paraId="130ABA57" w14:textId="10FADA5D" w:rsidR="00D6345E" w:rsidDel="00497752" w:rsidRDefault="002A5733" w:rsidP="00D6345E">
      <w:pPr>
        <w:ind w:left="360"/>
        <w:rPr>
          <w:del w:id="194" w:author="Wright, Patrick T" w:date="2024-05-02T15:46:00Z"/>
        </w:rPr>
      </w:pPr>
      <w:del w:id="195" w:author="Wright, Patrick T" w:date="2024-05-02T15:46:00Z">
        <w:r w:rsidDel="00497752">
          <w:delText xml:space="preserve">[insert discussion of why a specific fingerprint scheme was used] </w:delText>
        </w:r>
      </w:del>
      <w:del w:id="196" w:author="Wright, Patrick T" w:date="2024-05-02T15:44:00Z">
        <w:r w:rsidDel="0022469A">
          <w:delText xml:space="preserve">For comparison, chiral fingerprints were </w:delText>
        </w:r>
      </w:del>
      <w:del w:id="197" w:author="Wright, Patrick T" w:date="2024-05-02T15:22:00Z">
        <w:r w:rsidDel="00611B19">
          <w:delText xml:space="preserve">also </w:delText>
        </w:r>
      </w:del>
      <w:del w:id="198" w:author="Wright, Patrick T" w:date="2024-05-02T15:44:00Z">
        <w:r w:rsidDel="0022469A">
          <w:delText>considered, in case different diastereomers of PAO could be distinguished.</w:delText>
        </w:r>
      </w:del>
    </w:p>
    <w:p w14:paraId="13AADE3F" w14:textId="1A6DC3A7" w:rsidR="00D6345E" w:rsidRDefault="005344B5" w:rsidP="007012CD">
      <w:pPr>
        <w:ind w:left="360"/>
        <w:rPr>
          <w:ins w:id="199" w:author="Wright, Patrick T" w:date="2024-05-02T16:04:00Z"/>
        </w:rPr>
      </w:pPr>
      <w:r w:rsidRPr="001A693C">
        <w:rPr>
          <w:u w:val="single"/>
        </w:rPr>
        <w:t>Enumeration of C</w:t>
      </w:r>
      <w:r w:rsidRPr="001A693C">
        <w:rPr>
          <w:u w:val="single"/>
          <w:vertAlign w:val="subscript"/>
        </w:rPr>
        <w:t>30</w:t>
      </w:r>
      <w:r w:rsidRPr="001A693C">
        <w:rPr>
          <w:u w:val="single"/>
        </w:rPr>
        <w:t>H</w:t>
      </w:r>
      <w:r w:rsidRPr="001A693C">
        <w:rPr>
          <w:u w:val="single"/>
          <w:vertAlign w:val="subscript"/>
        </w:rPr>
        <w:t>62</w:t>
      </w:r>
      <w:r w:rsidRPr="001A693C">
        <w:rPr>
          <w:u w:val="single"/>
        </w:rPr>
        <w:t xml:space="preserve"> isomers using Surge</w:t>
      </w:r>
      <w:r w:rsidR="002A5733">
        <w:rPr>
          <w:u w:val="single"/>
        </w:rPr>
        <w:t xml:space="preserve"> v1.0</w:t>
      </w:r>
      <w:r>
        <w:t xml:space="preserve">. </w:t>
      </w:r>
      <w:r w:rsidR="00F7279B">
        <w:t>The number of all possible C</w:t>
      </w:r>
      <w:r w:rsidR="00F7279B" w:rsidRPr="001A693C">
        <w:rPr>
          <w:vertAlign w:val="subscript"/>
        </w:rPr>
        <w:t>30</w:t>
      </w:r>
      <w:r w:rsidR="00F7279B">
        <w:t>H</w:t>
      </w:r>
      <w:r w:rsidR="00F7279B" w:rsidRPr="001A693C">
        <w:rPr>
          <w:vertAlign w:val="subscript"/>
        </w:rPr>
        <w:t>62</w:t>
      </w:r>
      <w:r w:rsidR="00F7279B">
        <w:t xml:space="preserve"> </w:t>
      </w:r>
      <w:r w:rsidR="002A5733">
        <w:t xml:space="preserve">steric </w:t>
      </w:r>
      <w:r w:rsidR="00F7279B">
        <w:t xml:space="preserve">isomers has been </w:t>
      </w:r>
      <w:r w:rsidR="002A5733">
        <w:t xml:space="preserve">mathematically </w:t>
      </w:r>
      <w:r w:rsidR="00F7279B">
        <w:t xml:space="preserve">determined by </w:t>
      </w:r>
      <w:r w:rsidR="005E5A2F">
        <w:t>P</w:t>
      </w:r>
      <w:r w:rsidR="005E5A2F">
        <w:rPr>
          <w:rFonts w:cstheme="minorHAnsi"/>
        </w:rPr>
        <w:t>ó</w:t>
      </w:r>
      <w:r w:rsidR="005E5A2F">
        <w:t>lya</w:t>
      </w:r>
      <w:r w:rsidR="002B0FB7">
        <w:t>’s</w:t>
      </w:r>
      <w:r w:rsidR="005E5A2F">
        <w:t xml:space="preserve"> enumeration theorem and </w:t>
      </w:r>
      <w:r w:rsidR="002A5733">
        <w:t>Fujita</w:t>
      </w:r>
      <w:r w:rsidR="002B0FB7">
        <w:t>’s proligand method</w:t>
      </w:r>
      <w:r w:rsidR="002A5733">
        <w:t xml:space="preserve"> to be </w:t>
      </w:r>
      <w:r w:rsidR="002A5733" w:rsidRPr="00C301CF">
        <w:t>182896187256</w:t>
      </w:r>
      <w:r w:rsidR="00F7279B">
        <w:t>.</w:t>
      </w:r>
      <w:r w:rsidR="00F7279B">
        <w:fldChar w:fldCharType="begin">
          <w:fldData xml:space="preserve">PEVuZE5vdGU+PENpdGU+PEF1dGhvcj5GdWppdGE8L0F1dGhvcj48WWVhcj4yMDA3PC9ZZWFyPjxS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</w:fldData>
        </w:fldChar>
      </w:r>
      <w:r w:rsidR="009A7AB3">
        <w:instrText xml:space="preserve"> ADDIN EN.CITE </w:instrText>
      </w:r>
      <w:r w:rsidR="009A7AB3">
        <w:fldChar w:fldCharType="begin">
          <w:fldData xml:space="preserve">PEVuZE5vdGU+PENpdGU+PEF1dGhvcj5GdWppdGE8L0F1dGhvcj48WWVhcj4yMDA3PC9ZZWFyPjxS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</w:fldData>
        </w:fldChar>
      </w:r>
      <w:r w:rsidR="009A7AB3">
        <w:instrText xml:space="preserve"> ADDIN EN.CITE.DATA </w:instrText>
      </w:r>
      <w:r w:rsidR="009A7AB3">
        <w:fldChar w:fldCharType="end"/>
      </w:r>
      <w:r w:rsidR="00F7279B">
        <w:fldChar w:fldCharType="separate"/>
      </w:r>
      <w:r w:rsidR="009A7AB3" w:rsidRPr="009A7AB3">
        <w:rPr>
          <w:noProof/>
          <w:vertAlign w:val="superscript"/>
        </w:rPr>
        <w:t>4,21</w:t>
      </w:r>
      <w:r w:rsidR="00F7279B">
        <w:fldChar w:fldCharType="end"/>
      </w:r>
      <w:r w:rsidR="00F7279B">
        <w:t xml:space="preserve"> </w:t>
      </w:r>
      <w:r w:rsidR="002A5733">
        <w:t xml:space="preserve">Because enantiomers must possess identical viscosity, only one of each enantiomeric pair must be analyzed, reducing the number of isomers to consider down to </w:t>
      </w:r>
      <w:r w:rsidR="002A5733" w:rsidRPr="00C301CF">
        <w:t>91449677878</w:t>
      </w:r>
      <w:r w:rsidR="002A5733">
        <w:t xml:space="preserve">. </w:t>
      </w:r>
      <w:r w:rsidR="007012CD">
        <w:t xml:space="preserve">For computational </w:t>
      </w:r>
      <w:r w:rsidR="002B0FB7">
        <w:t>tractabilit</w:t>
      </w:r>
      <w:r w:rsidR="007012CD">
        <w:t>y, t</w:t>
      </w:r>
      <w:r w:rsidR="002A5733">
        <w:t xml:space="preserve">he isomer chemical space can be further pared down to </w:t>
      </w:r>
      <w:r w:rsidR="002A5733" w:rsidRPr="00C301CF">
        <w:t>4111846763</w:t>
      </w:r>
      <w:r w:rsidR="002A5733">
        <w:t xml:space="preserve"> constitutional isomers, where </w:t>
      </w:r>
      <w:r w:rsidR="002B0FB7">
        <w:t>only one molecule is considered per set of</w:t>
      </w:r>
      <w:r w:rsidR="002A5733">
        <w:t xml:space="preserve"> diastereomers.</w:t>
      </w:r>
      <w:r w:rsidR="007012CD">
        <w:t xml:space="preserve"> </w:t>
      </w:r>
      <w:r w:rsidR="00F7279B">
        <w:t xml:space="preserve">To </w:t>
      </w:r>
      <w:r w:rsidR="003C371C">
        <w:t>generate SMILES notation for</w:t>
      </w:r>
      <w:r w:rsidR="00F7279B">
        <w:t xml:space="preserve"> all </w:t>
      </w:r>
      <w:r w:rsidR="007012CD">
        <w:t>the constitutional isomers of C</w:t>
      </w:r>
      <w:r w:rsidR="007012CD" w:rsidRPr="001A693C">
        <w:rPr>
          <w:vertAlign w:val="subscript"/>
        </w:rPr>
        <w:t>30</w:t>
      </w:r>
      <w:r w:rsidR="007012CD">
        <w:t>H</w:t>
      </w:r>
      <w:r w:rsidR="007012CD" w:rsidRPr="001A693C">
        <w:rPr>
          <w:vertAlign w:val="subscript"/>
        </w:rPr>
        <w:t>62</w:t>
      </w:r>
      <w:r w:rsidR="003C371C">
        <w:rPr>
          <w:vertAlign w:val="subscript"/>
        </w:rPr>
        <w:t xml:space="preserve"> </w:t>
      </w:r>
      <w:r w:rsidR="00F7279B">
        <w:t xml:space="preserve">, the program Surge </w:t>
      </w:r>
      <w:r w:rsidR="007012CD">
        <w:t xml:space="preserve">v1.0 </w:t>
      </w:r>
      <w:r w:rsidR="00F7279B">
        <w:t>was used</w:t>
      </w:r>
      <w:r w:rsidR="003C371C">
        <w:t>,</w:t>
      </w:r>
      <w:r w:rsidR="00E52993">
        <w:fldChar w:fldCharType="begin"/>
      </w:r>
      <w:r w:rsidR="009A7AB3">
        <w:instrText xml:space="preserve"> ADDIN EN.CITE &lt;EndNote&gt;&lt;Cite&gt;&lt;Author&gt;McKay&lt;/Author&gt;&lt;Year&gt;2022&lt;/Year&gt;&lt;RecNum&gt;395&lt;/RecNum&gt;&lt;DisplayText&gt;&lt;style face="superscript"&gt;22&lt;/style&gt;&lt;/DisplayText&gt;&lt;record&gt;&lt;rec-number&gt;395&lt;/rec-number&gt;&lt;foreign-keys&gt;&lt;key app="EN" db-id="xr92efast9pf5gefex3v5rznvx2905wa559v" timestamp="1711650215"&gt;395&lt;/key&gt;&lt;/foreign-keys&gt;&lt;ref-type name="Journal Article"&gt;17&lt;/ref-type&gt;&lt;contributors&gt;&lt;authors&gt;&lt;author&gt;McKay, Brendan D.&lt;/author&gt;&lt;author&gt;Yirik, Mehmet Aziz&lt;/author&gt;&lt;author&gt;Steinbeck, Christoph&lt;/author&gt;&lt;/authors&gt;&lt;/contributors&gt;&lt;titles&gt;&lt;title&gt;Surge: a fast open-source chemical graph generator&lt;/title&gt;&lt;secondary-title&gt;Journal of Cheminformatics&lt;/secondary-title&gt;&lt;/titles&gt;&lt;periodical&gt;&lt;full-title&gt;Journal of Cheminformatics&lt;/full-title&gt;&lt;/periodical&gt;&lt;pages&gt;24&lt;/pages&gt;&lt;volume&gt;14&lt;/volume&gt;&lt;number&gt;1&lt;/number&gt;&lt;dates&gt;&lt;year&gt;2022&lt;/year&gt;&lt;pub-dates&gt;&lt;date&gt;2022/04/23&lt;/date&gt;&lt;/pub-dates&gt;&lt;/dates&gt;&lt;isbn&gt;1758-2946&lt;/isbn&gt;&lt;urls&gt;&lt;related-urls&gt;&lt;url&gt;https://doi.org/10.1186/s13321-022-00604-9&lt;/url&gt;&lt;/related-urls&gt;&lt;/urls&gt;&lt;electronic-resource-num&gt;10.1186/s13321-022-00604-9&lt;/electronic-resource-num&gt;&lt;/record&gt;&lt;/Cite&gt;&lt;/EndNote&gt;</w:instrText>
      </w:r>
      <w:r w:rsidR="00E52993">
        <w:fldChar w:fldCharType="separate"/>
      </w:r>
      <w:r w:rsidR="009A7AB3" w:rsidRPr="009A7AB3">
        <w:rPr>
          <w:noProof/>
          <w:vertAlign w:val="superscript"/>
        </w:rPr>
        <w:t>22</w:t>
      </w:r>
      <w:r w:rsidR="00E52993">
        <w:fldChar w:fldCharType="end"/>
      </w:r>
      <w:r w:rsidR="003C371C">
        <w:t xml:space="preserve"> which finished after ~</w:t>
      </w:r>
      <w:del w:id="200" w:author="Wright, Patrick T" w:date="2024-05-02T15:46:00Z">
        <w:r w:rsidR="003C371C" w:rsidRPr="001A693C" w:rsidDel="00497752">
          <w:rPr>
            <w:highlight w:val="yellow"/>
          </w:rPr>
          <w:delText>X</w:delText>
        </w:r>
      </w:del>
      <w:ins w:id="201" w:author="Wright, Patrick T" w:date="2024-05-02T15:46:00Z">
        <w:r w:rsidR="00497752">
          <w:t>14</w:t>
        </w:r>
      </w:ins>
      <w:r w:rsidR="003C371C">
        <w:t xml:space="preserve"> days running on a single core of a </w:t>
      </w:r>
      <w:r w:rsidR="002522B0">
        <w:t>2.0</w:t>
      </w:r>
      <w:r w:rsidR="003C371C">
        <w:t xml:space="preserve"> GHz processor</w:t>
      </w:r>
      <w:r w:rsidR="00F7279B">
        <w:t xml:space="preserve">. The resulting </w:t>
      </w:r>
      <w:r w:rsidR="003C371C">
        <w:t xml:space="preserve">output </w:t>
      </w:r>
      <w:r w:rsidR="00F7279B">
        <w:t xml:space="preserve">text file, containing one SMILES per line, was </w:t>
      </w:r>
      <w:del w:id="202" w:author="Wright, Patrick T" w:date="2024-05-02T15:48:00Z">
        <w:r w:rsidR="00F7279B" w:rsidRPr="001A693C" w:rsidDel="00497752">
          <w:rPr>
            <w:highlight w:val="yellow"/>
          </w:rPr>
          <w:delText>2XY</w:delText>
        </w:r>
        <w:r w:rsidR="00F7279B" w:rsidDel="00497752">
          <w:delText xml:space="preserve"> </w:delText>
        </w:r>
      </w:del>
      <w:ins w:id="203" w:author="Wright, Patrick T" w:date="2024-05-02T15:48:00Z">
        <w:r w:rsidR="00497752">
          <w:t xml:space="preserve">over 200 </w:t>
        </w:r>
      </w:ins>
      <w:r w:rsidR="00F7279B">
        <w:t xml:space="preserve">gigabytes </w:t>
      </w:r>
      <w:del w:id="204" w:author="Wright, Patrick T" w:date="2024-05-02T15:46:00Z">
        <w:r w:rsidR="00F7279B" w:rsidDel="00497752">
          <w:delText>large</w:delText>
        </w:r>
      </w:del>
      <w:ins w:id="205" w:author="Wright, Patrick T" w:date="2024-05-02T15:46:00Z">
        <w:r w:rsidR="00497752">
          <w:t>in size</w:t>
        </w:r>
      </w:ins>
      <w:r w:rsidR="00F7279B">
        <w:t xml:space="preserve">. </w:t>
      </w:r>
      <w:del w:id="206" w:author="Wright, Patrick T" w:date="2024-05-02T15:49:00Z">
        <w:r w:rsidR="00F7279B" w:rsidDel="00497752">
          <w:delText xml:space="preserve">To </w:delText>
        </w:r>
        <w:r w:rsidR="00650E4E" w:rsidDel="00497752">
          <w:delText xml:space="preserve">optimize disk-space and memory usage during machine learning </w:delText>
        </w:r>
        <w:r w:rsidR="00F7279B" w:rsidDel="00497752">
          <w:delText>analysis, th</w:delText>
        </w:r>
        <w:r w:rsidR="00650E4E" w:rsidDel="00497752">
          <w:delText>e</w:delText>
        </w:r>
        <w:r w:rsidR="00F7279B" w:rsidDel="00497752">
          <w:delText xml:space="preserve"> SMILES from this master file were randomly assigned to 10 </w:delText>
        </w:r>
        <w:r w:rsidR="00650E4E" w:rsidDel="00497752">
          <w:delText>equally</w:delText>
        </w:r>
        <w:r w:rsidR="002B0FB7" w:rsidDel="00497752">
          <w:delText xml:space="preserve"> </w:delText>
        </w:r>
        <w:r w:rsidR="00650E4E" w:rsidDel="00497752">
          <w:delText>sized groups, which were then analyzed separately.</w:delText>
        </w:r>
      </w:del>
      <w:ins w:id="207" w:author="Wright, Patrick T" w:date="2024-05-02T16:00:00Z">
        <w:r w:rsidR="000007D2">
          <w:t xml:space="preserve">To analyze these </w:t>
        </w:r>
      </w:ins>
      <w:ins w:id="208" w:author="Wright, Patrick T" w:date="2024-05-02T16:01:00Z">
        <w:r w:rsidR="000007D2">
          <w:t xml:space="preserve">SMILES, we </w:t>
        </w:r>
      </w:ins>
      <w:ins w:id="209" w:author="Wright, Patrick T" w:date="2024-05-02T16:07:00Z">
        <w:r w:rsidR="00970317">
          <w:t xml:space="preserve">first randomly </w:t>
        </w:r>
      </w:ins>
      <w:ins w:id="210" w:author="Wright, Patrick T" w:date="2024-05-03T13:20:00Z">
        <w:r w:rsidR="00593FBE">
          <w:t>selected</w:t>
        </w:r>
      </w:ins>
      <w:ins w:id="211" w:author="Wright, Patrick T" w:date="2024-05-02T16:07:00Z">
        <w:r w:rsidR="00970317">
          <w:t xml:space="preserve"> a subset</w:t>
        </w:r>
      </w:ins>
      <w:ins w:id="212" w:author="Wright, Patrick T" w:date="2024-05-02T16:03:00Z">
        <w:r w:rsidR="000007D2">
          <w:t xml:space="preserve"> </w:t>
        </w:r>
      </w:ins>
      <w:ins w:id="213" w:author="Wright, Patrick T" w:date="2024-05-02T16:04:00Z">
        <w:r w:rsidR="000007D2">
          <w:t xml:space="preserve">of SMILES </w:t>
        </w:r>
      </w:ins>
      <w:ins w:id="214" w:author="Wright, Patrick T" w:date="2024-05-02T16:03:00Z">
        <w:r w:rsidR="000007D2">
          <w:t>from this output file</w:t>
        </w:r>
      </w:ins>
      <w:ins w:id="215" w:author="Wright, Patrick T" w:date="2024-05-02T16:08:00Z">
        <w:r w:rsidR="00970317">
          <w:t xml:space="preserve"> to ensure computational feasibility. </w:t>
        </w:r>
      </w:ins>
      <w:ins w:id="216" w:author="Wright, Patrick T" w:date="2024-05-02T16:09:00Z">
        <w:r w:rsidR="00970317">
          <w:t>This</w:t>
        </w:r>
      </w:ins>
      <w:ins w:id="217" w:author="Wright, Patrick T" w:date="2024-05-02T16:08:00Z">
        <w:r w:rsidR="00970317">
          <w:t xml:space="preserve"> subset comprised </w:t>
        </w:r>
      </w:ins>
      <w:ins w:id="218" w:author="Wright, Patrick T" w:date="2024-05-02T16:05:00Z">
        <w:r w:rsidR="000007D2">
          <w:t xml:space="preserve">10% </w:t>
        </w:r>
      </w:ins>
      <w:ins w:id="219" w:author="Wright, Patrick T" w:date="2024-05-02T16:08:00Z">
        <w:r w:rsidR="00970317">
          <w:t>of all SMILES in the original file</w:t>
        </w:r>
      </w:ins>
      <w:ins w:id="220" w:author="Wright, Patrick T" w:date="2024-05-02T16:01:00Z">
        <w:r w:rsidR="000007D2">
          <w:t xml:space="preserve">. Then, we used our top-performing ML model to predict </w:t>
        </w:r>
      </w:ins>
      <w:ins w:id="221" w:author="Wright, Patrick T" w:date="2024-05-02T15:59:00Z">
        <w:r w:rsidR="000007D2">
          <w:t xml:space="preserve">KV </w:t>
        </w:r>
      </w:ins>
      <w:ins w:id="222" w:author="Wright, Patrick T" w:date="2024-05-02T16:01:00Z">
        <w:r w:rsidR="000007D2">
          <w:t xml:space="preserve">for </w:t>
        </w:r>
      </w:ins>
      <w:ins w:id="223" w:author="Wright, Patrick T" w:date="2024-05-03T13:21:00Z">
        <w:r w:rsidR="00593FBE">
          <w:t>this subset of</w:t>
        </w:r>
      </w:ins>
      <w:ins w:id="224" w:author="Wright, Patrick T" w:date="2024-05-03T13:20:00Z">
        <w:r w:rsidR="00593FBE">
          <w:t xml:space="preserve"> molecules </w:t>
        </w:r>
      </w:ins>
      <w:ins w:id="225" w:author="Wright, Patrick T" w:date="2024-05-02T15:59:00Z">
        <w:r w:rsidR="000007D2">
          <w:t xml:space="preserve">at </w:t>
        </w:r>
      </w:ins>
      <w:ins w:id="226" w:author="Wright, Patrick T" w:date="2024-05-02T16:00:00Z">
        <w:r w:rsidR="000007D2">
          <w:t>a range of temperatures (</w:t>
        </w:r>
        <w:r w:rsidR="000007D2" w:rsidRPr="009852CA">
          <w:t>20 °C, 40 °C, 60 °C, 80 °C, and 100 °C</w:t>
        </w:r>
        <w:r w:rsidR="000007D2">
          <w:t>)</w:t>
        </w:r>
      </w:ins>
      <w:ins w:id="227" w:author="Wright, Patrick T" w:date="2024-05-03T13:20:00Z">
        <w:r w:rsidR="00593FBE">
          <w:t xml:space="preserve"> to identify promising candidate</w:t>
        </w:r>
      </w:ins>
      <w:ins w:id="228" w:author="Wright, Patrick T" w:date="2024-05-03T13:21:00Z">
        <w:r w:rsidR="00593FBE">
          <w:t xml:space="preserve"> base oils for future synthesis and characterization. </w:t>
        </w:r>
      </w:ins>
      <w:del w:id="229" w:author="Wright, Patrick T" w:date="2024-05-02T16:00:00Z">
        <w:r w:rsidR="00650E4E" w:rsidDel="000007D2">
          <w:delText xml:space="preserve"> </w:delText>
        </w:r>
      </w:del>
    </w:p>
    <w:p w14:paraId="4C5FEC7B" w14:textId="6835839F" w:rsidR="000007D2" w:rsidDel="00593FBE" w:rsidRDefault="000007D2" w:rsidP="007012CD">
      <w:pPr>
        <w:ind w:left="360"/>
        <w:rPr>
          <w:del w:id="230" w:author="Wright, Patrick T" w:date="2024-05-03T13:21:00Z"/>
        </w:rPr>
      </w:pPr>
    </w:p>
    <w:p w14:paraId="71A4B8ED" w14:textId="0F8D06C3" w:rsidR="00F7279B" w:rsidRDefault="00F7279B" w:rsidP="00D6345E">
      <w:pPr>
        <w:ind w:left="360"/>
        <w:rPr>
          <w:ins w:id="231" w:author="Wright, Patrick T" w:date="2024-05-08T15:10:00Z"/>
        </w:rPr>
      </w:pPr>
      <w:del w:id="232" w:author="Wright, Patrick T" w:date="2024-05-09T12:47:00Z">
        <w:r w:rsidDel="00110C83">
          <w:rPr>
            <w:u w:val="single"/>
          </w:rPr>
          <w:delText>Machine learning models</w:delText>
        </w:r>
      </w:del>
      <w:ins w:id="233" w:author="Wright, Patrick T" w:date="2024-05-09T12:47:00Z">
        <w:r w:rsidR="00110C83">
          <w:rPr>
            <w:u w:val="single"/>
          </w:rPr>
          <w:t>Feature selection</w:t>
        </w:r>
      </w:ins>
      <w:r>
        <w:t xml:space="preserve">. </w:t>
      </w:r>
      <w:del w:id="234" w:author="Wright, Patrick T" w:date="2024-05-09T12:54:00Z">
        <w:r w:rsidRPr="001A693C" w:rsidDel="00110C83">
          <w:rPr>
            <w:highlight w:val="yellow"/>
          </w:rPr>
          <w:delText>ASDF</w:delText>
        </w:r>
      </w:del>
    </w:p>
    <w:p w14:paraId="62240AE5" w14:textId="205F35D7" w:rsidR="00500514" w:rsidRDefault="00500514" w:rsidP="00D6345E">
      <w:pPr>
        <w:ind w:left="360"/>
        <w:rPr>
          <w:ins w:id="235" w:author="Wright, Patrick T" w:date="2024-05-08T15:17:00Z"/>
          <w:rFonts w:eastAsiaTheme="minorEastAsia"/>
        </w:rPr>
      </w:pPr>
      <w:ins w:id="236" w:author="Wright, Patrick T" w:date="2024-05-08T15:13:00Z">
        <w:r>
          <w:t xml:space="preserve">In addition to </w:t>
        </w:r>
      </w:ins>
      <w:ins w:id="237" w:author="Wright, Patrick T" w:date="2024-05-08T15:11:00Z">
        <w:r>
          <w:t xml:space="preserve">the </w:t>
        </w:r>
      </w:ins>
      <w:ins w:id="238" w:author="Wright, Patrick T" w:date="2024-05-08T15:12:00Z">
        <w:r>
          <w:t>four different molecular features described earlier (fingerprints, chiral fingerprints, descriptors, 3D descriptors)</w:t>
        </w:r>
      </w:ins>
      <w:ins w:id="239" w:author="Wright, Patrick T" w:date="2024-05-08T15:13:00Z">
        <w:r>
          <w:t xml:space="preserve">, we applied </w:t>
        </w:r>
      </w:ins>
      <w:ins w:id="240" w:author="Wright, Patrick T" w:date="2024-05-08T15:15:00Z">
        <w:r>
          <w:t>four</w:t>
        </w:r>
      </w:ins>
      <w:ins w:id="241" w:author="Wright, Patrick T" w:date="2024-05-08T15:14:00Z">
        <w:r>
          <w:t xml:space="preserve"> different mathematical transformations to KV ( </w:t>
        </w:r>
      </w:ins>
      <m:oMath>
        <m:rad>
          <m:radPr>
            <m:degHide m:val="1"/>
            <m:ctrlPr>
              <w:ins w:id="242" w:author="Wright, Patrick T" w:date="2024-05-08T15:14:00Z">
                <w:rPr>
                  <w:rFonts w:ascii="Cambria Math" w:hAnsi="Cambria Math"/>
                  <w:i/>
                </w:rPr>
              </w:ins>
            </m:ctrlPr>
          </m:radPr>
          <m:deg/>
          <m:e>
            <m:r>
              <w:ins w:id="243" w:author="Wright, Patrick T" w:date="2024-05-08T15:14:00Z">
                <w:rPr>
                  <w:rFonts w:ascii="Cambria Math" w:hAnsi="Cambria Math"/>
                </w:rPr>
                <m:t>KV</m:t>
              </w:ins>
            </m:r>
          </m:e>
        </m:rad>
      </m:oMath>
      <w:ins w:id="244" w:author="Wright, Patrick T" w:date="2024-05-08T15:15:00Z">
        <w:r>
          <w:rPr>
            <w:rFonts w:eastAsiaTheme="minorEastAsia"/>
          </w:rPr>
          <w:t xml:space="preserve">, </w:t>
        </w:r>
      </w:ins>
      <m:oMath>
        <m:r>
          <m:rPr>
            <m:sty m:val="p"/>
          </m:rPr>
          <w:rPr>
            <w:rFonts w:ascii="Cambria Math" w:eastAsiaTheme="minorEastAsia" w:hAnsi="Cambria Math"/>
          </w:rPr>
          <m:t>ln⁡</m:t>
        </m:r>
        <m:r>
          <w:ins w:id="245" w:author="Wright, Patrick T" w:date="2024-05-08T15:15:00Z">
            <w:rPr>
              <w:rFonts w:ascii="Cambria Math" w:eastAsiaTheme="minorEastAsia" w:hAnsi="Cambria Math"/>
            </w:rPr>
            <m:t>(KV)</m:t>
          </w:ins>
        </m:r>
      </m:oMath>
      <w:ins w:id="246" w:author="Wright, Patrick T" w:date="2024-05-08T15:15:00Z">
        <w:r>
          <w:rPr>
            <w:rFonts w:eastAsiaTheme="minorEastAsia"/>
          </w:rPr>
          <w:t xml:space="preserve">, </w:t>
        </w:r>
      </w:ins>
      <m:oMath>
        <m:sSub>
          <m:sSubPr>
            <m:ctrlPr>
              <w:ins w:id="247" w:author="Wright, Patrick T" w:date="2024-05-08T15:16:00Z">
                <w:rPr>
                  <w:rFonts w:ascii="Cambria Math" w:eastAsiaTheme="minorEastAsia" w:hAnsi="Cambria Math"/>
                  <w:i/>
                </w:rPr>
              </w:ins>
            </m:ctrlPr>
          </m:sSubPr>
          <m:e>
            <m:r>
              <w:ins w:id="248" w:author="Wright, Patrick T" w:date="2024-05-08T15:16:00Z">
                <w:rPr>
                  <w:rFonts w:ascii="Cambria Math" w:eastAsiaTheme="minorEastAsia" w:hAnsi="Cambria Math"/>
                </w:rPr>
                <m:t>log</m:t>
              </w:ins>
            </m:r>
          </m:e>
          <m:sub>
            <m:r>
              <w:ins w:id="249" w:author="Wright, Patrick T" w:date="2024-05-08T15:16:00Z">
                <w:rPr>
                  <w:rFonts w:ascii="Cambria Math" w:eastAsiaTheme="minorEastAsia" w:hAnsi="Cambria Math"/>
                </w:rPr>
                <m:t>10</m:t>
              </w:ins>
            </m:r>
          </m:sub>
        </m:sSub>
        <m:r>
          <w:ins w:id="250" w:author="Wright, Patrick T" w:date="2024-05-08T15:16:00Z">
            <w:rPr>
              <w:rFonts w:ascii="Cambria Math" w:eastAsiaTheme="minorEastAsia" w:hAnsi="Cambria Math"/>
            </w:rPr>
            <m:t>(KV)</m:t>
          </w:ins>
        </m:r>
      </m:oMath>
      <w:ins w:id="251" w:author="Wright, Patrick T" w:date="2024-05-08T15:16:00Z">
        <w:r>
          <w:rPr>
            <w:rFonts w:eastAsiaTheme="minorEastAsia"/>
          </w:rPr>
          <w:t>, and no transformation)</w:t>
        </w:r>
      </w:ins>
      <w:ins w:id="252" w:author="Wright, Patrick T" w:date="2024-05-08T15:17:00Z">
        <w:r>
          <w:rPr>
            <w:rFonts w:eastAsiaTheme="minorEastAsia"/>
          </w:rPr>
          <w:t xml:space="preserve">. This yielded 16 unique feature-target combinations which we used to train 16 </w:t>
        </w:r>
      </w:ins>
      <w:ins w:id="253" w:author="Wright, Patrick T" w:date="2024-05-09T12:48:00Z">
        <w:r w:rsidR="00110C83">
          <w:rPr>
            <w:rFonts w:eastAsiaTheme="minorEastAsia"/>
          </w:rPr>
          <w:t>machine learning models.</w:t>
        </w:r>
      </w:ins>
    </w:p>
    <w:p w14:paraId="35A267CE" w14:textId="562E3650" w:rsidR="00500514" w:rsidRDefault="00500514" w:rsidP="0002243E">
      <w:pPr>
        <w:spacing w:before="240"/>
        <w:ind w:left="360"/>
        <w:rPr>
          <w:ins w:id="254" w:author="Wright, Patrick T" w:date="2024-05-09T12:48:00Z"/>
          <w:rFonts w:eastAsiaTheme="minorEastAsia"/>
        </w:rPr>
      </w:pPr>
      <w:ins w:id="255" w:author="Wright, Patrick T" w:date="2024-05-08T15:18:00Z">
        <w:r>
          <w:rPr>
            <w:rFonts w:eastAsiaTheme="minorEastAsia"/>
          </w:rPr>
          <w:t xml:space="preserve">Because </w:t>
        </w:r>
      </w:ins>
      <w:ins w:id="256" w:author="Wright, Patrick T" w:date="2024-05-08T15:19:00Z">
        <w:r>
          <w:rPr>
            <w:rFonts w:eastAsiaTheme="minorEastAsia"/>
          </w:rPr>
          <w:t xml:space="preserve">each of our four feature sets contained over 1000 features each, feature selection was required to </w:t>
        </w:r>
      </w:ins>
      <w:ins w:id="257" w:author="Wright, Patrick T" w:date="2024-05-08T15:20:00Z">
        <w:r>
          <w:rPr>
            <w:rFonts w:eastAsiaTheme="minorEastAsia"/>
          </w:rPr>
          <w:t xml:space="preserve">ensure computational feasibility. </w:t>
        </w:r>
        <w:r w:rsidR="00F81FA3">
          <w:rPr>
            <w:rFonts w:eastAsiaTheme="minorEastAsia"/>
          </w:rPr>
          <w:t xml:space="preserve">To prevent human bias from unduly influencing </w:t>
        </w:r>
      </w:ins>
      <w:ins w:id="258" w:author="Wright, Patrick T" w:date="2024-05-08T15:21:00Z">
        <w:r w:rsidR="00F81FA3">
          <w:rPr>
            <w:rFonts w:eastAsiaTheme="minorEastAsia"/>
          </w:rPr>
          <w:t xml:space="preserve">our feature choices, we used a LASSO regression </w:t>
        </w:r>
      </w:ins>
      <w:ins w:id="259" w:author="Wright, Patrick T" w:date="2024-05-08T15:23:00Z">
        <w:r w:rsidR="00F81FA3">
          <w:rPr>
            <w:rFonts w:eastAsiaTheme="minorEastAsia"/>
          </w:rPr>
          <w:t xml:space="preserve">to select features </w:t>
        </w:r>
      </w:ins>
      <w:ins w:id="260" w:author="Wright, Patrick T" w:date="2024-05-08T15:21:00Z">
        <w:r w:rsidR="00F81FA3">
          <w:rPr>
            <w:rFonts w:eastAsiaTheme="minorEastAsia"/>
          </w:rPr>
          <w:t>for each of the 16 feature-target combinations</w:t>
        </w:r>
      </w:ins>
      <w:ins w:id="261" w:author="Wright, Patrick T" w:date="2024-05-08T15:23:00Z">
        <w:r w:rsidR="00F81FA3">
          <w:rPr>
            <w:rFonts w:eastAsiaTheme="minorEastAsia"/>
          </w:rPr>
          <w:t>.</w:t>
        </w:r>
      </w:ins>
      <w:ins w:id="262" w:author="Wright, Patrick T" w:date="2024-05-08T15:28:00Z">
        <w:r w:rsidR="00F81FA3">
          <w:rPr>
            <w:rFonts w:eastAsiaTheme="minorEastAsia"/>
          </w:rPr>
          <w:t xml:space="preserve"> Briefly,</w:t>
        </w:r>
      </w:ins>
      <w:ins w:id="263" w:author="Wright, Patrick T" w:date="2024-05-08T15:29:00Z">
        <w:r w:rsidR="00F81FA3">
          <w:rPr>
            <w:rFonts w:eastAsiaTheme="minorEastAsia"/>
          </w:rPr>
          <w:t xml:space="preserve"> for each feature-t</w:t>
        </w:r>
      </w:ins>
      <w:ins w:id="264" w:author="Wright, Patrick T" w:date="2024-05-08T15:30:00Z">
        <w:r w:rsidR="00F81FA3">
          <w:rPr>
            <w:rFonts w:eastAsiaTheme="minorEastAsia"/>
          </w:rPr>
          <w:t xml:space="preserve">arget combination, </w:t>
        </w:r>
        <w:r w:rsidR="0002243E">
          <w:rPr>
            <w:rFonts w:eastAsiaTheme="minorEastAsia"/>
          </w:rPr>
          <w:t>the 10-fold</w:t>
        </w:r>
      </w:ins>
      <w:ins w:id="265" w:author="Wright, Patrick T" w:date="2024-05-08T15:38:00Z">
        <w:r w:rsidR="0002243E">
          <w:rPr>
            <w:rFonts w:eastAsiaTheme="minorEastAsia"/>
          </w:rPr>
          <w:t xml:space="preserve"> cross-validated mean squared error </w:t>
        </w:r>
      </w:ins>
      <w:ins w:id="266" w:author="Wright, Patrick T" w:date="2024-05-08T15:41:00Z">
        <w:r w:rsidR="00FB298E">
          <w:rPr>
            <w:rFonts w:eastAsiaTheme="minorEastAsia"/>
          </w:rPr>
          <w:t xml:space="preserve">(MSE) </w:t>
        </w:r>
      </w:ins>
      <w:ins w:id="267" w:author="Wright, Patrick T" w:date="2024-05-08T15:33:00Z">
        <w:r w:rsidR="0002243E">
          <w:rPr>
            <w:rFonts w:eastAsiaTheme="minorEastAsia"/>
          </w:rPr>
          <w:t xml:space="preserve">across the training set </w:t>
        </w:r>
      </w:ins>
      <w:ins w:id="268" w:author="Wright, Patrick T" w:date="2024-05-08T15:31:00Z">
        <w:r w:rsidR="0002243E">
          <w:rPr>
            <w:rFonts w:eastAsiaTheme="minorEastAsia"/>
          </w:rPr>
          <w:t>was calculated for 41 values of</w:t>
        </w:r>
      </w:ins>
      <w:ins w:id="269" w:author="Wright, Patrick T" w:date="2024-05-08T15:33:00Z">
        <w:r w:rsidR="0002243E">
          <w:rPr>
            <w:rFonts w:eastAsiaTheme="minorEastAsia"/>
          </w:rPr>
          <w:t xml:space="preserve"> </w:t>
        </w:r>
      </w:ins>
      <m:oMath>
        <m:r>
          <w:ins w:id="270" w:author="Wright, Patrick T" w:date="2024-05-08T15:33:00Z">
            <w:rPr>
              <w:rFonts w:ascii="Cambria Math" w:eastAsiaTheme="minorEastAsia" w:hAnsi="Cambria Math"/>
            </w:rPr>
            <m:t>α</m:t>
          </w:ins>
        </m:r>
      </m:oMath>
      <w:ins w:id="271" w:author="Wright, Patrick T" w:date="2024-05-08T15:33:00Z">
        <w:r w:rsidR="0002243E">
          <w:rPr>
            <w:rFonts w:eastAsiaTheme="minorEastAsia"/>
          </w:rPr>
          <w:t>, the regularization parameter of LASSO</w:t>
        </w:r>
      </w:ins>
      <w:ins w:id="272" w:author="Wright, Patrick T" w:date="2024-05-08T15:38:00Z">
        <w:r w:rsidR="0002243E">
          <w:rPr>
            <w:rFonts w:eastAsiaTheme="minorEastAsia"/>
          </w:rPr>
          <w:t>, evenly log-spaced from</w:t>
        </w:r>
      </w:ins>
      <w:ins w:id="273" w:author="Wright, Patrick T" w:date="2024-05-08T15:39:00Z">
        <w:r w:rsidR="0002243E">
          <w:rPr>
            <w:rFonts w:eastAsiaTheme="minorEastAsia"/>
          </w:rPr>
          <w:t xml:space="preserve"> 10</w:t>
        </w:r>
        <w:r w:rsidR="0002243E">
          <w:rPr>
            <w:rFonts w:eastAsiaTheme="minorEastAsia"/>
            <w:vertAlign w:val="superscript"/>
          </w:rPr>
          <w:t>-4</w:t>
        </w:r>
      </w:ins>
      <w:ins w:id="274" w:author="Wright, Patrick T" w:date="2024-05-08T15:38:00Z">
        <w:r w:rsidR="0002243E">
          <w:rPr>
            <w:rFonts w:eastAsiaTheme="minorEastAsia"/>
          </w:rPr>
          <w:t xml:space="preserve"> </w:t>
        </w:r>
      </w:ins>
      <w:ins w:id="275" w:author="Wright, Patrick T" w:date="2024-05-08T15:39:00Z">
        <w:r w:rsidR="0002243E">
          <w:rPr>
            <w:rFonts w:eastAsiaTheme="minorEastAsia"/>
          </w:rPr>
          <w:t>to 10</w:t>
        </w:r>
        <w:r w:rsidR="0002243E">
          <w:rPr>
            <w:rFonts w:eastAsiaTheme="minorEastAsia"/>
            <w:vertAlign w:val="superscript"/>
          </w:rPr>
          <w:t>0</w:t>
        </w:r>
      </w:ins>
      <w:ins w:id="276" w:author="Wright, Patrick T" w:date="2024-05-08T15:33:00Z">
        <w:r w:rsidR="0002243E">
          <w:rPr>
            <w:rFonts w:eastAsiaTheme="minorEastAsia"/>
          </w:rPr>
          <w:t xml:space="preserve">. </w:t>
        </w:r>
      </w:ins>
      <w:ins w:id="277" w:author="Wright, Patrick T" w:date="2024-05-09T12:55:00Z">
        <w:r w:rsidR="00110C83">
          <w:rPr>
            <w:rFonts w:eastAsiaTheme="minorEastAsia"/>
          </w:rPr>
          <w:t xml:space="preserve">Cross-validation folds were randomly generated; since some molecules had multiple KV-temperature measurements, care was taken to </w:t>
        </w:r>
      </w:ins>
      <w:ins w:id="278" w:author="Wright, Patrick T" w:date="2024-05-09T12:56:00Z">
        <w:r w:rsidR="00110C83">
          <w:rPr>
            <w:rFonts w:eastAsiaTheme="minorEastAsia"/>
          </w:rPr>
          <w:t xml:space="preserve">ensure that </w:t>
        </w:r>
      </w:ins>
      <w:ins w:id="279" w:author="Wright, Patrick T" w:date="2024-05-09T12:57:00Z">
        <w:r w:rsidR="00110C83">
          <w:rPr>
            <w:rFonts w:eastAsiaTheme="minorEastAsia"/>
          </w:rPr>
          <w:t xml:space="preserve">each molecule was only present in </w:t>
        </w:r>
        <w:r w:rsidR="00D97E55">
          <w:rPr>
            <w:rFonts w:eastAsiaTheme="minorEastAsia"/>
          </w:rPr>
          <w:t>a single</w:t>
        </w:r>
        <w:r w:rsidR="00110C83">
          <w:rPr>
            <w:rFonts w:eastAsiaTheme="minorEastAsia"/>
          </w:rPr>
          <w:t xml:space="preserve"> fold.</w:t>
        </w:r>
      </w:ins>
      <w:ins w:id="280" w:author="Wright, Patrick T" w:date="2024-05-09T12:55:00Z">
        <w:r w:rsidR="00110C83">
          <w:rPr>
            <w:rFonts w:eastAsiaTheme="minorEastAsia"/>
          </w:rPr>
          <w:t xml:space="preserve"> </w:t>
        </w:r>
      </w:ins>
      <w:ins w:id="281" w:author="Wright, Patrick T" w:date="2024-05-08T15:34:00Z">
        <w:r w:rsidR="0002243E">
          <w:rPr>
            <w:rFonts w:eastAsiaTheme="minorEastAsia"/>
          </w:rPr>
          <w:t xml:space="preserve">The optimal value of </w:t>
        </w:r>
      </w:ins>
      <m:oMath>
        <m:r>
          <w:ins w:id="282" w:author="Wright, Patrick T" w:date="2024-05-08T15:34:00Z">
            <w:rPr>
              <w:rFonts w:ascii="Cambria Math" w:eastAsiaTheme="minorEastAsia" w:hAnsi="Cambria Math"/>
            </w:rPr>
            <m:t>α</m:t>
          </w:ins>
        </m:r>
      </m:oMath>
      <w:ins w:id="283" w:author="Wright, Patrick T" w:date="2024-05-08T15:34:00Z">
        <w:r w:rsidR="0002243E">
          <w:rPr>
            <w:rFonts w:eastAsiaTheme="minorEastAsia"/>
          </w:rPr>
          <w:t xml:space="preserve"> was selected as the maximum value of </w:t>
        </w:r>
      </w:ins>
      <m:oMath>
        <m:r>
          <w:ins w:id="284" w:author="Wright, Patrick T" w:date="2024-05-08T15:34:00Z">
            <w:rPr>
              <w:rFonts w:ascii="Cambria Math" w:eastAsiaTheme="minorEastAsia" w:hAnsi="Cambria Math"/>
            </w:rPr>
            <m:t>α</m:t>
          </w:ins>
        </m:r>
      </m:oMath>
      <w:ins w:id="285" w:author="Wright, Patrick T" w:date="2024-05-08T15:35:00Z">
        <w:r w:rsidR="0002243E">
          <w:rPr>
            <w:rFonts w:eastAsiaTheme="minorEastAsia"/>
          </w:rPr>
          <w:t xml:space="preserve"> for which the </w:t>
        </w:r>
      </w:ins>
      <w:ins w:id="286" w:author="Wright, Patrick T" w:date="2024-05-08T15:36:00Z">
        <w:r w:rsidR="0002243E">
          <w:rPr>
            <w:rFonts w:eastAsiaTheme="minorEastAsia"/>
          </w:rPr>
          <w:t xml:space="preserve">LASSO’s </w:t>
        </w:r>
      </w:ins>
      <w:ins w:id="287" w:author="Wright, Patrick T" w:date="2024-05-08T15:41:00Z">
        <w:r w:rsidR="00FB298E">
          <w:rPr>
            <w:rFonts w:eastAsiaTheme="minorEastAsia"/>
          </w:rPr>
          <w:t xml:space="preserve">cross-validated </w:t>
        </w:r>
      </w:ins>
      <w:ins w:id="288" w:author="Wright, Patrick T" w:date="2024-05-08T16:04:00Z">
        <w:r w:rsidR="005D2540">
          <w:rPr>
            <w:rFonts w:eastAsiaTheme="minorEastAsia"/>
          </w:rPr>
          <w:t xml:space="preserve">mean squared </w:t>
        </w:r>
      </w:ins>
      <w:ins w:id="289" w:author="Wright, Patrick T" w:date="2024-05-08T15:41:00Z">
        <w:r w:rsidR="00FB298E">
          <w:rPr>
            <w:rFonts w:eastAsiaTheme="minorEastAsia"/>
          </w:rPr>
          <w:t>error</w:t>
        </w:r>
      </w:ins>
      <w:ins w:id="290" w:author="Wright, Patrick T" w:date="2024-05-08T15:35:00Z">
        <w:r w:rsidR="0002243E">
          <w:rPr>
            <w:rFonts w:eastAsiaTheme="minorEastAsia"/>
          </w:rPr>
          <w:t xml:space="preserve"> was within 1 standard deviation of the minimum</w:t>
        </w:r>
      </w:ins>
      <w:ins w:id="291" w:author="Wright, Patrick T" w:date="2024-05-08T15:36:00Z">
        <w:r w:rsidR="0002243E">
          <w:rPr>
            <w:rFonts w:eastAsiaTheme="minorEastAsia"/>
          </w:rPr>
          <w:t xml:space="preserve"> (best-performing LASSO model</w:t>
        </w:r>
      </w:ins>
      <w:ins w:id="292" w:author="Wright, Patrick T" w:date="2024-05-08T16:02:00Z">
        <w:r w:rsidR="005D2540">
          <w:rPr>
            <w:rFonts w:eastAsiaTheme="minorEastAsia"/>
          </w:rPr>
          <w:t>)</w:t>
        </w:r>
      </w:ins>
      <w:ins w:id="293" w:author="Wright, Patrick T" w:date="2024-05-08T16:03:00Z">
        <w:r w:rsidR="005D2540">
          <w:rPr>
            <w:rFonts w:eastAsiaTheme="minorEastAsia"/>
          </w:rPr>
          <w:t>, following the recommendation</w:t>
        </w:r>
      </w:ins>
      <w:ins w:id="294" w:author="Wright, Patrick T" w:date="2024-05-08T16:10:00Z">
        <w:r w:rsidR="009D1FCC">
          <w:rPr>
            <w:rFonts w:eastAsiaTheme="minorEastAsia"/>
          </w:rPr>
          <w:t xml:space="preserve"> of </w:t>
        </w:r>
      </w:ins>
      <w:ins w:id="295" w:author="Wright, Patrick T" w:date="2024-05-08T16:03:00Z">
        <w:r w:rsidR="005D2540">
          <w:rPr>
            <w:rFonts w:eastAsiaTheme="minorEastAsia"/>
          </w:rPr>
          <w:t>Hastie et al</w:t>
        </w:r>
      </w:ins>
      <w:ins w:id="296" w:author="Wright, Patrick T" w:date="2024-05-08T16:02:00Z">
        <w:r w:rsidR="005D2540">
          <w:rPr>
            <w:rFonts w:eastAsiaTheme="minorEastAsia"/>
          </w:rPr>
          <w:t>.</w:t>
        </w:r>
      </w:ins>
      <w:r w:rsidR="00DC50C1">
        <w:rPr>
          <w:rFonts w:eastAsiaTheme="minorEastAsia"/>
        </w:rPr>
        <w:fldChar w:fldCharType="begin"/>
      </w:r>
      <w:r w:rsidR="009A7AB3">
        <w:rPr>
          <w:rFonts w:eastAsiaTheme="minorEastAsia"/>
        </w:rPr>
        <w:instrText xml:space="preserve"> ADDIN EN.CITE &lt;EndNote&gt;&lt;Cite&gt;&lt;Author&gt;Hastie&lt;/Author&gt;&lt;Year&gt;2009&lt;/Year&gt;&lt;RecNum&gt;418&lt;/RecNum&gt;&lt;DisplayText&gt;&lt;style face="superscript"&gt;23&lt;/style&gt;&lt;/DisplayText&gt;&lt;record&gt;&lt;rec-number&gt;418&lt;/rec-number&gt;&lt;foreign-keys&gt;&lt;key app="EN" db-id="xr92efast9pf5gefex3v5rznvx2905wa559v" timestamp="1717098917"&gt;418&lt;/key&gt;&lt;/foreign-keys&gt;&lt;ref-type name="Book Section"&gt;5&lt;/ref-type&gt;&lt;contributors&gt;&lt;authors&gt;&lt;author&gt;Hastie, Trevor&lt;/author&gt;&lt;author&gt;Tibshirani, Robert&lt;/author&gt;&lt;author&gt;Friedman, Jerome&lt;/author&gt;&lt;/authors&gt;&lt;/contributors&gt;&lt;titles&gt;&lt;title&gt;Linear Methods for Regression&lt;/title&gt;&lt;secondary-title&gt;The Elements of Statistical Learning: Data Mining, Inference, and Prediction&lt;/secondary-title&gt;&lt;/titles&gt;&lt;pages&gt;43-99&lt;/pages&gt;&lt;dates&gt;&lt;year&gt;2009&lt;/year&gt;&lt;/dates&gt;&lt;pub-location&gt;New York, NY&lt;/pub-location&gt;&lt;publisher&gt;Springer New York&lt;/publisher&gt;&lt;isbn&gt;978-0-387-84858-7&lt;/isbn&gt;&lt;label&gt;Hastie2009&lt;/label&gt;&lt;urls&gt;&lt;related-urls&gt;&lt;url&gt;https://doi.org/10.1007/978-0-387-84858-7_3&lt;/url&gt;&lt;/related-urls&gt;&lt;/urls&gt;&lt;electronic-resource-num&gt;10.1007/978-0-387-84858-7_3&lt;/electronic-resource-num&gt;&lt;/record&gt;&lt;/Cite&gt;&lt;/EndNote&gt;</w:instrText>
      </w:r>
      <w:r w:rsidR="00DC50C1">
        <w:rPr>
          <w:rFonts w:eastAsiaTheme="minorEastAsia"/>
        </w:rPr>
        <w:fldChar w:fldCharType="separate"/>
      </w:r>
      <w:r w:rsidR="009A7AB3" w:rsidRPr="009A7AB3">
        <w:rPr>
          <w:rFonts w:eastAsiaTheme="minorEastAsia"/>
          <w:noProof/>
          <w:vertAlign w:val="superscript"/>
        </w:rPr>
        <w:t>23</w:t>
      </w:r>
      <w:r w:rsidR="00DC50C1">
        <w:rPr>
          <w:rFonts w:eastAsiaTheme="minorEastAsia"/>
        </w:rPr>
        <w:fldChar w:fldCharType="end"/>
      </w:r>
      <w:ins w:id="297" w:author="Wright, Patrick T" w:date="2024-05-08T15:36:00Z">
        <w:r w:rsidR="0002243E">
          <w:rPr>
            <w:rFonts w:eastAsiaTheme="minorEastAsia"/>
          </w:rPr>
          <w:t xml:space="preserve"> Using this optimal </w:t>
        </w:r>
      </w:ins>
      <m:oMath>
        <m:r>
          <w:ins w:id="298" w:author="Wright, Patrick T" w:date="2024-05-08T15:36:00Z">
            <w:rPr>
              <w:rFonts w:ascii="Cambria Math" w:eastAsiaTheme="minorEastAsia" w:hAnsi="Cambria Math"/>
            </w:rPr>
            <m:t>α</m:t>
          </w:ins>
        </m:r>
      </m:oMath>
      <w:ins w:id="299" w:author="Wright, Patrick T" w:date="2024-05-08T15:36:00Z">
        <w:r w:rsidR="0002243E">
          <w:rPr>
            <w:rFonts w:eastAsiaTheme="minorEastAsia"/>
          </w:rPr>
          <w:t xml:space="preserve">, </w:t>
        </w:r>
      </w:ins>
      <w:ins w:id="300" w:author="Wright, Patrick T" w:date="2024-05-08T15:37:00Z">
        <w:r w:rsidR="0002243E">
          <w:rPr>
            <w:rFonts w:eastAsiaTheme="minorEastAsia"/>
          </w:rPr>
          <w:t xml:space="preserve">all features with coefficients greater than the </w:t>
        </w:r>
      </w:ins>
      <w:ins w:id="301" w:author="Wright, Patrick T" w:date="2024-05-08T16:04:00Z">
        <w:r w:rsidR="005D2540">
          <w:rPr>
            <w:rFonts w:eastAsiaTheme="minorEastAsia"/>
          </w:rPr>
          <w:t>threshold (10</w:t>
        </w:r>
        <w:r w:rsidR="005D2540">
          <w:rPr>
            <w:rFonts w:eastAsiaTheme="minorEastAsia"/>
            <w:vertAlign w:val="superscript"/>
          </w:rPr>
          <w:t>-5</w:t>
        </w:r>
        <w:r w:rsidR="005D2540">
          <w:rPr>
            <w:rFonts w:eastAsiaTheme="minorEastAsia"/>
          </w:rPr>
          <w:t xml:space="preserve">) were selected </w:t>
        </w:r>
      </w:ins>
      <w:ins w:id="302" w:author="Wright, Patrick T" w:date="2024-05-08T16:05:00Z">
        <w:r w:rsidR="005D2540">
          <w:rPr>
            <w:rFonts w:eastAsiaTheme="minorEastAsia"/>
          </w:rPr>
          <w:t xml:space="preserve">for each of our 16 feature-target combinations. </w:t>
        </w:r>
      </w:ins>
    </w:p>
    <w:p w14:paraId="0C0AE8BD" w14:textId="28483207" w:rsidR="00110C83" w:rsidRPr="00110C83" w:rsidRDefault="00110C83" w:rsidP="0002243E">
      <w:pPr>
        <w:spacing w:before="240"/>
        <w:ind w:left="360"/>
        <w:rPr>
          <w:ins w:id="303" w:author="Wright, Patrick T" w:date="2024-05-08T16:05:00Z"/>
          <w:rFonts w:eastAsiaTheme="minorEastAsia"/>
          <w:u w:val="single"/>
          <w:rPrChange w:id="304" w:author="Wright, Patrick T" w:date="2024-05-09T12:48:00Z">
            <w:rPr>
              <w:ins w:id="305" w:author="Wright, Patrick T" w:date="2024-05-08T16:05:00Z"/>
              <w:rFonts w:eastAsiaTheme="minorEastAsia"/>
            </w:rPr>
          </w:rPrChange>
        </w:rPr>
      </w:pPr>
      <w:ins w:id="306" w:author="Wright, Patrick T" w:date="2024-05-09T12:48:00Z">
        <w:r>
          <w:rPr>
            <w:rFonts w:eastAsiaTheme="minorEastAsia"/>
            <w:u w:val="single"/>
          </w:rPr>
          <w:t xml:space="preserve">Machine learning model development. </w:t>
        </w:r>
      </w:ins>
    </w:p>
    <w:p w14:paraId="1435CB6E" w14:textId="530E3A1C" w:rsidR="00110C83" w:rsidRDefault="0027062C">
      <w:pPr>
        <w:spacing w:before="240"/>
        <w:ind w:left="360"/>
        <w:rPr>
          <w:ins w:id="307" w:author="Wright, Patrick T" w:date="2024-05-09T12:48:00Z"/>
          <w:rFonts w:eastAsiaTheme="minorEastAsia"/>
        </w:rPr>
      </w:pPr>
      <w:ins w:id="308" w:author="Wright, Patrick T" w:date="2024-05-09T12:37:00Z">
        <w:r>
          <w:rPr>
            <w:rFonts w:eastAsiaTheme="minorEastAsia"/>
          </w:rPr>
          <w:lastRenderedPageBreak/>
          <w:t>Once we selected features for our 16 feature-target combina</w:t>
        </w:r>
      </w:ins>
      <w:ins w:id="309" w:author="Wright, Patrick T" w:date="2024-05-09T12:38:00Z">
        <w:r>
          <w:rPr>
            <w:rFonts w:eastAsiaTheme="minorEastAsia"/>
          </w:rPr>
          <w:t xml:space="preserve">tions, </w:t>
        </w:r>
      </w:ins>
      <w:ins w:id="310" w:author="Wright, Patrick T" w:date="2024-05-09T12:40:00Z">
        <w:r>
          <w:rPr>
            <w:rFonts w:eastAsiaTheme="minorEastAsia"/>
          </w:rPr>
          <w:t xml:space="preserve">we </w:t>
        </w:r>
      </w:ins>
      <w:ins w:id="311" w:author="Wright, Patrick T" w:date="2024-05-09T12:47:00Z">
        <w:r>
          <w:rPr>
            <w:rFonts w:eastAsiaTheme="minorEastAsia"/>
          </w:rPr>
          <w:t>set out to train</w:t>
        </w:r>
      </w:ins>
      <w:ins w:id="312" w:author="Wright, Patrick T" w:date="2024-05-09T12:40:00Z">
        <w:r>
          <w:rPr>
            <w:rFonts w:eastAsiaTheme="minorEastAsia"/>
          </w:rPr>
          <w:t xml:space="preserve"> a </w:t>
        </w:r>
      </w:ins>
      <w:ins w:id="313" w:author="Wright, Patrick T" w:date="2024-05-09T12:41:00Z">
        <w:r>
          <w:rPr>
            <w:rFonts w:eastAsiaTheme="minorEastAsia"/>
          </w:rPr>
          <w:t xml:space="preserve">total of 16 </w:t>
        </w:r>
      </w:ins>
      <w:ins w:id="314" w:author="Wright, Patrick T" w:date="2024-05-09T12:40:00Z">
        <w:r>
          <w:rPr>
            <w:rFonts w:eastAsiaTheme="minorEastAsia"/>
          </w:rPr>
          <w:t>gradient boosting regressor model</w:t>
        </w:r>
      </w:ins>
      <w:ins w:id="315" w:author="Wright, Patrick T" w:date="2024-05-09T12:41:00Z">
        <w:r>
          <w:rPr>
            <w:rFonts w:eastAsiaTheme="minorEastAsia"/>
          </w:rPr>
          <w:t>s</w:t>
        </w:r>
      </w:ins>
      <w:ins w:id="316" w:author="Wright, Patrick T" w:date="2024-05-09T12:48:00Z">
        <w:r w:rsidR="00110C83">
          <w:rPr>
            <w:rFonts w:eastAsiaTheme="minorEastAsia"/>
          </w:rPr>
          <w:t xml:space="preserve"> </w:t>
        </w:r>
      </w:ins>
      <w:ins w:id="317" w:author="Wright, Patrick T" w:date="2024-05-09T12:49:00Z">
        <w:r w:rsidR="00110C83">
          <w:rPr>
            <w:rFonts w:eastAsiaTheme="minorEastAsia"/>
          </w:rPr>
          <w:t>–</w:t>
        </w:r>
      </w:ins>
      <w:ins w:id="318" w:author="Wright, Patrick T" w:date="2024-05-09T12:48:00Z">
        <w:r w:rsidR="00110C83">
          <w:rPr>
            <w:rFonts w:eastAsiaTheme="minorEastAsia"/>
          </w:rPr>
          <w:t xml:space="preserve"> </w:t>
        </w:r>
      </w:ins>
      <w:ins w:id="319" w:author="Wright, Patrick T" w:date="2024-05-09T12:49:00Z">
        <w:r w:rsidR="00110C83">
          <w:rPr>
            <w:rFonts w:eastAsiaTheme="minorEastAsia"/>
          </w:rPr>
          <w:t>1 for each feature-target combination. Gradient boosting regressor was selected as our model of choice because they perform favorably on tabular data and have been applied successfully in the past to various molecular property prediction tasks.</w:t>
        </w:r>
      </w:ins>
      <w:r w:rsidR="001D27F9">
        <w:rPr>
          <w:rFonts w:eastAsiaTheme="minorEastAsia"/>
        </w:rPr>
        <w:fldChar w:fldCharType="begin"/>
      </w:r>
      <w:r w:rsidR="001D27F9">
        <w:rPr>
          <w:rFonts w:eastAsiaTheme="minorEastAsia"/>
        </w:rPr>
        <w:instrText xml:space="preserve"> ADDIN EN.CITE &lt;EndNote&gt;&lt;Cite&gt;&lt;Author&gt;Ke&lt;/Author&gt;&lt;Year&gt;2017&lt;/Year&gt;&lt;RecNum&gt;426&lt;/RecNum&gt;&lt;DisplayText&gt;&lt;style face="superscript"&gt;24&lt;/style&gt;&lt;/DisplayText&gt;&lt;record&gt;&lt;rec-number&gt;426&lt;/rec-number&gt;&lt;foreign-keys&gt;&lt;key app="EN" db-id="xr92efast9pf5gefex3v5rznvx2905wa559v" timestamp="1720007597"&gt;426&lt;/key&gt;&lt;/foreign-keys&gt;&lt;ref-type name="Conference Proceedings"&gt;10&lt;/ref-type&gt;&lt;contributors&gt;&lt;authors&gt;&lt;author&gt;Guolin Ke&lt;/author&gt;&lt;author&gt;Qi Meng&lt;/author&gt;&lt;author&gt;Thomas Finley&lt;/author&gt;&lt;author&gt;Taifeng Wang&lt;/author&gt;&lt;author&gt;Wei Chen&lt;/author&gt;&lt;author&gt;Weidong Ma&lt;/author&gt;&lt;author&gt;Qiwei Ye&lt;/author&gt;&lt;author&gt;Tie-Yan Liu&lt;/author&gt;&lt;/authors&gt;&lt;/contributors&gt;&lt;titles&gt;&lt;title&gt;LightGBM: A Highly Efficient Gradient Boosting Decision Tree&lt;/title&gt;&lt;secondary-title&gt;Advances in Neural Information Processing Systems&lt;/secondary-title&gt;&lt;/titles&gt;&lt;pages&gt;3149-3157&lt;/pages&gt;&lt;volume&gt;30&lt;/volume&gt;&lt;dates&gt;&lt;year&gt;2017&lt;/year&gt;&lt;/dates&gt;&lt;urls&gt;&lt;/urls&gt;&lt;/record&gt;&lt;/Cite&gt;&lt;/EndNote&gt;</w:instrText>
      </w:r>
      <w:r w:rsidR="001D27F9">
        <w:rPr>
          <w:rFonts w:eastAsiaTheme="minorEastAsia"/>
        </w:rPr>
        <w:fldChar w:fldCharType="separate"/>
      </w:r>
      <w:r w:rsidR="001D27F9" w:rsidRPr="001D27F9">
        <w:rPr>
          <w:rFonts w:eastAsiaTheme="minorEastAsia"/>
          <w:noProof/>
          <w:vertAlign w:val="superscript"/>
        </w:rPr>
        <w:t>24</w:t>
      </w:r>
      <w:r w:rsidR="001D27F9">
        <w:rPr>
          <w:rFonts w:eastAsiaTheme="minorEastAsia"/>
        </w:rPr>
        <w:fldChar w:fldCharType="end"/>
      </w:r>
      <w:ins w:id="320" w:author="Wright, Patrick T" w:date="2024-05-09T12:49:00Z">
        <w:r w:rsidR="00110C83">
          <w:rPr>
            <w:rFonts w:eastAsiaTheme="minorEastAsia"/>
          </w:rPr>
          <w:t xml:space="preserve"> </w:t>
        </w:r>
      </w:ins>
      <w:ins w:id="321" w:author="Wright, Patrick T" w:date="2024-05-09T12:50:00Z">
        <w:r w:rsidR="00110C83">
          <w:rPr>
            <w:rFonts w:eastAsiaTheme="minorEastAsia"/>
          </w:rPr>
          <w:t>Gradient boosting regressor models were implemented in Python using the Scikit-Learn package.</w:t>
        </w:r>
      </w:ins>
      <w:r w:rsidR="001D27F9">
        <w:rPr>
          <w:rFonts w:eastAsiaTheme="minorEastAsia"/>
        </w:rPr>
        <w:fldChar w:fldCharType="begin"/>
      </w:r>
      <w:r w:rsidR="001D27F9">
        <w:rPr>
          <w:rFonts w:eastAsiaTheme="minorEastAsia"/>
        </w:rPr>
        <w:instrText xml:space="preserve"> ADDIN EN.CITE &lt;EndNote&gt;&lt;Cite&gt;&lt;Author&gt;Pedregosa&lt;/Author&gt;&lt;Year&gt;2011&lt;/Year&gt;&lt;RecNum&gt;427&lt;/RecNum&gt;&lt;DisplayText&gt;&lt;style face="superscript"&gt;25&lt;/style&gt;&lt;/DisplayText&gt;&lt;record&gt;&lt;rec-number&gt;427&lt;/rec-number&gt;&lt;foreign-keys&gt;&lt;key app="EN" db-id="xr92efast9pf5gefex3v5rznvx2905wa559v" timestamp="1720007690"&gt;427&lt;/key&gt;&lt;/foreign-keys&gt;&lt;ref-type name="Journal Article"&gt;17&lt;/ref-type&gt;&lt;contributors&gt;&lt;authors&gt;&lt;author&gt;Fabian Pedregosa&lt;/author&gt;&lt;author&gt;Gaël Varoquaux&lt;/author&gt;&lt;author&gt;Alexandre Gramfort&lt;/author&gt;&lt;author&gt;Vincent Michel&lt;/author&gt;&lt;author&gt;Bertrand Thirion&lt;/author&gt;&lt;author&gt;Olivier Grisel&lt;/author&gt;&lt;author&gt;Mathieu Blondel&lt;/author&gt;&lt;author&gt;Peter Prettenhofer&lt;/author&gt;&lt;author&gt;Ron Weiss&lt;/author&gt;&lt;author&gt;Vincent Dubourg&lt;/author&gt;&lt;author&gt;Jake Vanderplas&lt;/author&gt;&lt;author&gt;Alexandre Passos&lt;/author&gt;&lt;author&gt;David Cournapeau&lt;/author&gt;&lt;author&gt;Matthieu Brucher&lt;/author&gt;&lt;author&gt;Matthieu Perrot&lt;/author&gt;&lt;author&gt;Édouard Duchesnay&lt;/author&gt;&lt;/authors&gt;&lt;/contributors&gt;&lt;titles&gt;&lt;title&gt;Scikit-learn: Machine Learning in Python&lt;/title&gt;&lt;secondary-title&gt;J. Mach. Learn. Res.&lt;/secondary-title&gt;&lt;/titles&gt;&lt;periodical&gt;&lt;full-title&gt;J. Mach. Learn. Res.&lt;/full-title&gt;&lt;/periodical&gt;&lt;pages&gt;2825–2830&lt;/pages&gt;&lt;volume&gt;12&lt;/volume&gt;&lt;number&gt;null&lt;/number&gt;&lt;dates&gt;&lt;year&gt;2011&lt;/year&gt;&lt;/dates&gt;&lt;isbn&gt;1532-4435&lt;/isbn&gt;&lt;urls&gt;&lt;/urls&gt;&lt;/record&gt;&lt;/Cite&gt;&lt;/EndNote&gt;</w:instrText>
      </w:r>
      <w:r w:rsidR="001D27F9">
        <w:rPr>
          <w:rFonts w:eastAsiaTheme="minorEastAsia"/>
        </w:rPr>
        <w:fldChar w:fldCharType="separate"/>
      </w:r>
      <w:r w:rsidR="001D27F9" w:rsidRPr="001D27F9">
        <w:rPr>
          <w:rFonts w:eastAsiaTheme="minorEastAsia"/>
          <w:noProof/>
          <w:vertAlign w:val="superscript"/>
        </w:rPr>
        <w:t>25</w:t>
      </w:r>
      <w:r w:rsidR="001D27F9">
        <w:rPr>
          <w:rFonts w:eastAsiaTheme="minorEastAsia"/>
        </w:rPr>
        <w:fldChar w:fldCharType="end"/>
      </w:r>
    </w:p>
    <w:p w14:paraId="63198AA8" w14:textId="1B153282" w:rsidR="00D97E55" w:rsidRDefault="0027062C">
      <w:pPr>
        <w:spacing w:before="240"/>
        <w:ind w:left="360"/>
        <w:rPr>
          <w:ins w:id="322" w:author="Wright, Patrick T" w:date="2024-05-09T13:01:00Z"/>
          <w:rFonts w:eastAsiaTheme="minorEastAsia"/>
        </w:rPr>
      </w:pPr>
      <w:ins w:id="323" w:author="Wright, Patrick T" w:date="2024-05-09T12:41:00Z">
        <w:r>
          <w:rPr>
            <w:rFonts w:eastAsiaTheme="minorEastAsia"/>
          </w:rPr>
          <w:t xml:space="preserve">To determine optimal hyperparameters </w:t>
        </w:r>
      </w:ins>
      <w:ins w:id="324" w:author="Wright, Patrick T" w:date="2024-05-09T12:42:00Z">
        <w:r>
          <w:rPr>
            <w:rFonts w:eastAsiaTheme="minorEastAsia"/>
          </w:rPr>
          <w:t xml:space="preserve">for these 16 models, </w:t>
        </w:r>
      </w:ins>
      <w:ins w:id="325" w:author="Wright, Patrick T" w:date="2024-05-09T12:39:00Z">
        <w:r>
          <w:rPr>
            <w:rFonts w:eastAsiaTheme="minorEastAsia"/>
          </w:rPr>
          <w:t xml:space="preserve">we performed </w:t>
        </w:r>
      </w:ins>
      <w:ins w:id="326" w:author="Wright, Patrick T" w:date="2024-05-09T12:40:00Z">
        <w:r>
          <w:rPr>
            <w:rFonts w:eastAsiaTheme="minorEastAsia"/>
          </w:rPr>
          <w:t xml:space="preserve">500 iterations of </w:t>
        </w:r>
      </w:ins>
      <w:ins w:id="327" w:author="Wright, Patrick T" w:date="2024-05-09T12:39:00Z">
        <w:r>
          <w:rPr>
            <w:rFonts w:eastAsiaTheme="minorEastAsia"/>
          </w:rPr>
          <w:t xml:space="preserve">hyperparameter optimization with </w:t>
        </w:r>
      </w:ins>
      <w:ins w:id="328" w:author="Wright, Patrick T" w:date="2024-05-09T12:40:00Z">
        <w:r>
          <w:rPr>
            <w:rFonts w:eastAsiaTheme="minorEastAsia"/>
          </w:rPr>
          <w:t xml:space="preserve">nested 10-fold cross-validation </w:t>
        </w:r>
      </w:ins>
      <w:ins w:id="329" w:author="Wright, Patrick T" w:date="2024-05-09T12:42:00Z">
        <w:r>
          <w:rPr>
            <w:rFonts w:eastAsiaTheme="minorEastAsia"/>
          </w:rPr>
          <w:t>using the</w:t>
        </w:r>
      </w:ins>
      <w:ins w:id="330" w:author="Wright, Patrick T" w:date="2024-05-09T12:43:00Z">
        <w:r>
          <w:rPr>
            <w:rFonts w:eastAsiaTheme="minorEastAsia"/>
          </w:rPr>
          <w:t xml:space="preserve"> “bayes_opt” Python package</w:t>
        </w:r>
      </w:ins>
      <w:ins w:id="331" w:author="Wright, Patrick T" w:date="2024-05-09T12:52:00Z">
        <w:r w:rsidR="00110C83">
          <w:rPr>
            <w:rFonts w:eastAsiaTheme="minorEastAsia"/>
          </w:rPr>
          <w:t>.</w:t>
        </w:r>
      </w:ins>
      <w:r w:rsidR="001D27F9">
        <w:rPr>
          <w:rFonts w:eastAsiaTheme="minorEastAsia"/>
        </w:rPr>
        <w:fldChar w:fldCharType="begin"/>
      </w:r>
      <w:r w:rsidR="001D27F9">
        <w:rPr>
          <w:rFonts w:eastAsiaTheme="minorEastAsia"/>
        </w:rPr>
        <w:instrText xml:space="preserve"> ADDIN EN.CITE &lt;EndNote&gt;&lt;Cite ExcludeYear="1"&gt;&lt;Author&gt;Nogueira&lt;/Author&gt;&lt;RecNum&gt;428&lt;/RecNum&gt;&lt;DisplayText&gt;&lt;style face="superscript"&gt;26&lt;/style&gt;&lt;/DisplayText&gt;&lt;record&gt;&lt;rec-number&gt;428&lt;/rec-number&gt;&lt;foreign-keys&gt;&lt;key app="EN" db-id="xr92efast9pf5gefex3v5rznvx2905wa559v" timestamp="1720025000"&gt;428&lt;/key&gt;&lt;/foreign-keys&gt;&lt;ref-type name="Web Page"&gt;12&lt;/ref-type&gt;&lt;contributors&gt;&lt;authors&gt;&lt;author&gt;Nogueira, Fernando&lt;/author&gt;&lt;/authors&gt;&lt;/contributors&gt;&lt;titles&gt;&lt;title&gt;{Bayesian Optimization}: Open source constrained global optimization tool for {Python}&lt;/title&gt;&lt;/titles&gt;&lt;dates&gt;&lt;/dates&gt;&lt;urls&gt;&lt;related-urls&gt;&lt;url&gt;https://github.com/bayesian-optimization/BayesianOptimization&lt;/url&gt;&lt;/related-urls&gt;&lt;/urls&gt;&lt;custom1&gt;2014&lt;/custom1&gt;&lt;/record&gt;&lt;/Cite&gt;&lt;/EndNote&gt;</w:instrText>
      </w:r>
      <w:r w:rsidR="001D27F9">
        <w:rPr>
          <w:rFonts w:eastAsiaTheme="minorEastAsia"/>
        </w:rPr>
        <w:fldChar w:fldCharType="separate"/>
      </w:r>
      <w:r w:rsidR="001D27F9" w:rsidRPr="001D27F9">
        <w:rPr>
          <w:rFonts w:eastAsiaTheme="minorEastAsia"/>
          <w:noProof/>
          <w:vertAlign w:val="superscript"/>
        </w:rPr>
        <w:t>26</w:t>
      </w:r>
      <w:r w:rsidR="001D27F9">
        <w:rPr>
          <w:rFonts w:eastAsiaTheme="minorEastAsia"/>
        </w:rPr>
        <w:fldChar w:fldCharType="end"/>
      </w:r>
      <w:ins w:id="332" w:author="Wright, Patrick T" w:date="2024-05-09T12:52:00Z">
        <w:r w:rsidR="00110C83">
          <w:rPr>
            <w:rFonts w:eastAsiaTheme="minorEastAsia"/>
          </w:rPr>
          <w:t xml:space="preserve"> The following variables were optimized within the following ranges:</w:t>
        </w:r>
      </w:ins>
      <w:ins w:id="333" w:author="Wright, Patrick T" w:date="2024-05-09T12:46:00Z">
        <w:r>
          <w:rPr>
            <w:rFonts w:eastAsiaTheme="minorEastAsia"/>
          </w:rPr>
          <w:t xml:space="preserve"> </w:t>
        </w:r>
      </w:ins>
      <w:ins w:id="334" w:author="Wright, Patrick T" w:date="2024-05-09T12:51:00Z">
        <w:r w:rsidR="00110C83">
          <w:rPr>
            <w:rFonts w:eastAsiaTheme="minorEastAsia"/>
          </w:rPr>
          <w:t>“max_depth” [0,1], “subsample” [-0.5,</w:t>
        </w:r>
      </w:ins>
      <w:ins w:id="335" w:author="Wright, Patrick T" w:date="2024-05-09T12:52:00Z">
        <w:r w:rsidR="00110C83">
          <w:rPr>
            <w:rFonts w:eastAsiaTheme="minorEastAsia"/>
          </w:rPr>
          <w:t>1], “</w:t>
        </w:r>
      </w:ins>
      <w:ins w:id="336" w:author="Wright, Patrick T" w:date="2024-05-09T12:53:00Z">
        <w:r w:rsidR="00110C83">
          <w:rPr>
            <w:rFonts w:eastAsiaTheme="minorEastAsia"/>
          </w:rPr>
          <w:t>learning_rate” [10</w:t>
        </w:r>
        <w:r w:rsidR="00110C83">
          <w:rPr>
            <w:rFonts w:eastAsiaTheme="minorEastAsia"/>
            <w:vertAlign w:val="superscript"/>
          </w:rPr>
          <w:t>-4</w:t>
        </w:r>
        <w:r w:rsidR="00110C83">
          <w:rPr>
            <w:rFonts w:eastAsiaTheme="minorEastAsia"/>
          </w:rPr>
          <w:t>, 10</w:t>
        </w:r>
        <w:r w:rsidR="00110C83">
          <w:rPr>
            <w:rFonts w:eastAsiaTheme="minorEastAsia"/>
            <w:vertAlign w:val="superscript"/>
          </w:rPr>
          <w:t>-1</w:t>
        </w:r>
        <w:r w:rsidR="00110C83">
          <w:rPr>
            <w:rFonts w:eastAsiaTheme="minorEastAsia"/>
          </w:rPr>
          <w:t>], “</w:t>
        </w:r>
      </w:ins>
      <w:ins w:id="337" w:author="Wright, Patrick T" w:date="2024-05-09T12:54:00Z">
        <w:r w:rsidR="00110C83">
          <w:rPr>
            <w:rFonts w:eastAsiaTheme="minorEastAsia"/>
          </w:rPr>
          <w:t>n_estimators” [10</w:t>
        </w:r>
        <w:r w:rsidR="00110C83">
          <w:rPr>
            <w:rFonts w:eastAsiaTheme="minorEastAsia"/>
            <w:vertAlign w:val="superscript"/>
          </w:rPr>
          <w:t>2</w:t>
        </w:r>
        <w:r w:rsidR="00110C83">
          <w:rPr>
            <w:rFonts w:eastAsiaTheme="minorEastAsia"/>
          </w:rPr>
          <w:t>, 10</w:t>
        </w:r>
        <w:r w:rsidR="00110C83">
          <w:rPr>
            <w:rFonts w:eastAsiaTheme="minorEastAsia"/>
            <w:vertAlign w:val="superscript"/>
          </w:rPr>
          <w:t>3.5</w:t>
        </w:r>
        <w:r w:rsidR="00110C83">
          <w:rPr>
            <w:rFonts w:eastAsiaTheme="minorEastAsia"/>
          </w:rPr>
          <w:t xml:space="preserve">]. </w:t>
        </w:r>
      </w:ins>
      <w:ins w:id="338" w:author="Wright, Patrick T" w:date="2024-05-09T12:58:00Z">
        <w:r w:rsidR="00D97E55">
          <w:rPr>
            <w:rFonts w:eastAsiaTheme="minorEastAsia"/>
          </w:rPr>
          <w:t xml:space="preserve">Cross-validation folds were randomly generated; since some molecules had multiple KV-temperature measurements, </w:t>
        </w:r>
      </w:ins>
      <w:ins w:id="339" w:author="Wright, Patrick T" w:date="2024-05-14T16:01:00Z">
        <w:r w:rsidR="004D2B8C">
          <w:rPr>
            <w:rFonts w:eastAsiaTheme="minorEastAsia"/>
          </w:rPr>
          <w:t xml:space="preserve">our code was implemented such </w:t>
        </w:r>
      </w:ins>
      <w:ins w:id="340" w:author="Wright, Patrick T" w:date="2024-05-09T12:58:00Z">
        <w:r w:rsidR="00D97E55">
          <w:rPr>
            <w:rFonts w:eastAsiaTheme="minorEastAsia"/>
          </w:rPr>
          <w:t xml:space="preserve">that each molecule was only present in a single fold. </w:t>
        </w:r>
      </w:ins>
    </w:p>
    <w:p w14:paraId="2551DAB2" w14:textId="34693AB4" w:rsidR="005D2540" w:rsidRDefault="00D97E55">
      <w:pPr>
        <w:spacing w:before="240"/>
        <w:ind w:left="360"/>
        <w:rPr>
          <w:ins w:id="341" w:author="Wright, Patrick T" w:date="2024-05-09T13:02:00Z"/>
          <w:rFonts w:eastAsiaTheme="minorEastAsia"/>
        </w:rPr>
      </w:pPr>
      <w:ins w:id="342" w:author="Wright, Patrick T" w:date="2024-05-09T12:58:00Z">
        <w:r>
          <w:rPr>
            <w:rFonts w:eastAsiaTheme="minorEastAsia"/>
          </w:rPr>
          <w:t xml:space="preserve">Importantly, our optimization objective during Bayesian optimization was to </w:t>
        </w:r>
      </w:ins>
      <w:ins w:id="343" w:author="Wright, Patrick T" w:date="2024-05-09T12:59:00Z">
        <w:r>
          <w:rPr>
            <w:rFonts w:eastAsiaTheme="minorEastAsia"/>
          </w:rPr>
          <w:t>minimize the mean squared error of</w:t>
        </w:r>
      </w:ins>
      <w:ins w:id="344" w:author="Wright, Patrick T" w:date="2024-05-09T13:00:00Z">
        <w:r>
          <w:rPr>
            <w:rFonts w:eastAsiaTheme="minorEastAsia"/>
          </w:rPr>
          <w:t xml:space="preserve"> our model-predicted</w:t>
        </w:r>
      </w:ins>
      <w:ins w:id="345" w:author="Wright, Patrick T" w:date="2024-05-09T12:59:00Z">
        <w:r>
          <w:rPr>
            <w:rFonts w:eastAsiaTheme="minorEastAsia"/>
          </w:rPr>
          <w:t xml:space="preserve"> KV_pred vs KV_actual</w:t>
        </w:r>
      </w:ins>
      <w:ins w:id="346" w:author="Wright, Patrick T" w:date="2024-05-09T13:01:00Z">
        <w:r>
          <w:rPr>
            <w:rFonts w:eastAsiaTheme="minorEastAsia"/>
          </w:rPr>
          <w:t xml:space="preserve"> in units of cSt, </w:t>
        </w:r>
        <w:r>
          <w:rPr>
            <w:rFonts w:eastAsiaTheme="minorEastAsia"/>
            <w:i/>
            <w:iCs/>
          </w:rPr>
          <w:t>regardless of which mathematical transformatio</w:t>
        </w:r>
      </w:ins>
      <w:ins w:id="347" w:author="Wright, Patrick T" w:date="2024-05-09T13:02:00Z">
        <w:r>
          <w:rPr>
            <w:rFonts w:eastAsiaTheme="minorEastAsia"/>
            <w:i/>
            <w:iCs/>
          </w:rPr>
          <w:t xml:space="preserve">n </w:t>
        </w:r>
        <w:r>
          <w:rPr>
            <w:rFonts w:eastAsiaTheme="minorEastAsia"/>
          </w:rPr>
          <w:t>had previously been applied to KV.</w:t>
        </w:r>
      </w:ins>
      <w:ins w:id="348" w:author="Wright, Patrick T" w:date="2024-05-09T13:01:00Z">
        <w:r>
          <w:rPr>
            <w:rFonts w:eastAsiaTheme="minorEastAsia"/>
          </w:rPr>
          <w:t xml:space="preserve"> </w:t>
        </w:r>
      </w:ins>
      <w:ins w:id="349" w:author="Wright, Patrick T" w:date="2024-05-09T13:04:00Z">
        <w:r>
          <w:rPr>
            <w:rFonts w:eastAsiaTheme="minorEastAsia"/>
          </w:rPr>
          <w:t xml:space="preserve">For example, if the natural logarithm of KV was selected, </w:t>
        </w:r>
      </w:ins>
      <w:ins w:id="350" w:author="Wright, Patrick T" w:date="2024-05-09T13:05:00Z">
        <w:r>
          <w:rPr>
            <w:rFonts w:eastAsiaTheme="minorEastAsia"/>
          </w:rPr>
          <w:t xml:space="preserve">the model would predict </w:t>
        </w:r>
      </w:ins>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ins w:id="351" w:author="Wright, Patrick T" w:date="2024-05-09T13:05:00Z">
                    <w:rPr>
                      <w:rFonts w:ascii="Cambria Math" w:eastAsiaTheme="minorEastAsia" w:hAnsi="Cambria Math"/>
                      <w:i/>
                    </w:rPr>
                  </w:ins>
                </m:ctrlPr>
              </m:dPr>
              <m:e>
                <m:r>
                  <w:ins w:id="352" w:author="Wright, Patrick T" w:date="2024-05-09T13:05:00Z">
                    <w:rPr>
                      <w:rFonts w:ascii="Cambria Math" w:eastAsiaTheme="minorEastAsia" w:hAnsi="Cambria Math"/>
                    </w:rPr>
                    <m:t>KV</m:t>
                  </w:ins>
                </m:r>
              </m:e>
            </m:d>
          </m:e>
        </m:func>
      </m:oMath>
      <w:ins w:id="353" w:author="Wright, Patrick T" w:date="2024-05-09T13:07:00Z">
        <w:r>
          <w:rPr>
            <w:rFonts w:eastAsiaTheme="minorEastAsia"/>
          </w:rPr>
          <w:t>;</w:t>
        </w:r>
      </w:ins>
      <w:ins w:id="354" w:author="Wright, Patrick T" w:date="2024-05-09T13:05:00Z">
        <w:r>
          <w:rPr>
            <w:rFonts w:eastAsiaTheme="minorEastAsia"/>
          </w:rPr>
          <w:t xml:space="preserve"> </w:t>
        </w:r>
      </w:ins>
      <w:ins w:id="355" w:author="Wright, Patrick T" w:date="2024-05-09T13:07:00Z">
        <w:r>
          <w:rPr>
            <w:rFonts w:eastAsiaTheme="minorEastAsia"/>
          </w:rPr>
          <w:t>however,</w:t>
        </w:r>
      </w:ins>
      <w:ins w:id="356" w:author="Wright, Patrick T" w:date="2024-05-09T13:05:00Z">
        <w:r>
          <w:rPr>
            <w:rFonts w:eastAsiaTheme="minorEastAsia"/>
          </w:rPr>
          <w:t xml:space="preserve"> the </w:t>
        </w:r>
      </w:ins>
      <w:ins w:id="357" w:author="Wright, Patrick T" w:date="2024-05-09T13:06:00Z">
        <w:r>
          <w:rPr>
            <w:rFonts w:eastAsiaTheme="minorEastAsia"/>
          </w:rPr>
          <w:t xml:space="preserve">optimization objective </w:t>
        </w:r>
      </w:ins>
      <w:ins w:id="358" w:author="Wright, Patrick T" w:date="2024-05-09T13:07:00Z">
        <w:r>
          <w:rPr>
            <w:rFonts w:eastAsiaTheme="minorEastAsia"/>
          </w:rPr>
          <w:t xml:space="preserve">would </w:t>
        </w:r>
        <w:r w:rsidR="00FB772E">
          <w:rPr>
            <w:rFonts w:eastAsiaTheme="minorEastAsia"/>
          </w:rPr>
          <w:t xml:space="preserve">still </w:t>
        </w:r>
      </w:ins>
      <w:ins w:id="359" w:author="Wright, Patrick T" w:date="2024-05-09T13:08:00Z">
        <w:r w:rsidR="00FB772E">
          <w:rPr>
            <w:rFonts w:eastAsiaTheme="minorEastAsia"/>
          </w:rPr>
          <w:t xml:space="preserve">be to minimize the mean squared error of KV_pred vs KV_actual (cSt), shown below. </w:t>
        </w:r>
      </w:ins>
    </w:p>
    <w:p w14:paraId="4A8BFD1A" w14:textId="6D1C7E16" w:rsidR="00D97E55" w:rsidRPr="00FB772E" w:rsidRDefault="00D97E55">
      <w:pPr>
        <w:spacing w:before="240"/>
        <w:ind w:left="360"/>
        <w:rPr>
          <w:ins w:id="360" w:author="Wright, Patrick T" w:date="2024-05-09T13:08:00Z"/>
          <w:rFonts w:eastAsiaTheme="minorEastAsia"/>
        </w:rPr>
      </w:pPr>
      <m:oMathPara>
        <m:oMath>
          <m:r>
            <w:ins w:id="361" w:author="Wright, Patrick T" w:date="2024-05-09T13:03:00Z">
              <w:rPr>
                <w:rFonts w:ascii="Cambria Math" w:eastAsiaTheme="minorEastAsia" w:hAnsi="Cambria Math"/>
              </w:rPr>
              <m:t>minimize( MSE</m:t>
            </w:ins>
          </m:r>
          <m:d>
            <m:dPr>
              <m:ctrlPr>
                <w:ins w:id="362" w:author="Wright, Patrick T" w:date="2024-05-09T13:03:00Z">
                  <w:rPr>
                    <w:rFonts w:ascii="Cambria Math" w:eastAsiaTheme="minorEastAsia" w:hAnsi="Cambria Math"/>
                    <w:i/>
                  </w:rPr>
                </w:ins>
              </m:ctrlPr>
            </m:dPr>
            <m:e>
              <m:r>
                <w:ins w:id="363" w:author="Wright, Patrick T" w:date="2024-05-09T13:03:00Z">
                  <w:rPr>
                    <w:rFonts w:ascii="Cambria Math" w:eastAsiaTheme="minorEastAsia" w:hAnsi="Cambria Math"/>
                  </w:rPr>
                  <m:t xml:space="preserve"> </m:t>
                </w:ins>
              </m:r>
              <m:sSup>
                <m:sSupPr>
                  <m:ctrlPr>
                    <w:ins w:id="364" w:author="Wright, Patrick T" w:date="2024-05-09T13:03:00Z">
                      <w:rPr>
                        <w:rFonts w:ascii="Cambria Math" w:eastAsiaTheme="minorEastAsia" w:hAnsi="Cambria Math"/>
                        <w:i/>
                      </w:rPr>
                    </w:ins>
                  </m:ctrlPr>
                </m:sSupPr>
                <m:e>
                  <m:r>
                    <w:ins w:id="365" w:author="Wright, Patrick T" w:date="2024-05-09T13:03:00Z">
                      <w:rPr>
                        <w:rFonts w:ascii="Cambria Math" w:eastAsiaTheme="minorEastAsia" w:hAnsi="Cambria Math"/>
                      </w:rPr>
                      <m:t>e</m:t>
                    </w:ins>
                  </m:r>
                </m:e>
                <m:sup>
                  <m:func>
                    <m:funcPr>
                      <m:ctrlPr>
                        <w:rPr>
                          <w:rFonts w:ascii="Cambria Math" w:eastAsiaTheme="minorEastAsia" w:hAnsi="Cambria Math"/>
                        </w:rPr>
                      </m:ctrlPr>
                    </m:funcPr>
                    <m:fName>
                      <m:r>
                        <m:rPr>
                          <m:sty m:val="p"/>
                        </m:rPr>
                        <w:rPr>
                          <w:rFonts w:ascii="Cambria Math" w:eastAsiaTheme="minorEastAsia" w:hAnsi="Cambria Math"/>
                        </w:rPr>
                        <m:t>ln</m:t>
                      </m:r>
                    </m:fName>
                    <m:e>
                      <m:d>
                        <m:dPr>
                          <m:ctrlPr>
                            <w:ins w:id="366" w:author="Wright, Patrick T" w:date="2024-05-09T13:03:00Z">
                              <w:rPr>
                                <w:rFonts w:ascii="Cambria Math" w:eastAsiaTheme="minorEastAsia" w:hAnsi="Cambria Math"/>
                                <w:i/>
                              </w:rPr>
                            </w:ins>
                          </m:ctrlPr>
                        </m:dPr>
                        <m:e>
                          <m:r>
                            <w:ins w:id="367" w:author="Wright, Patrick T" w:date="2024-05-09T13:03:00Z">
                              <w:rPr>
                                <w:rFonts w:ascii="Cambria Math" w:eastAsiaTheme="minorEastAsia" w:hAnsi="Cambria Math"/>
                              </w:rPr>
                              <m:t>K</m:t>
                            </w:ins>
                          </m:r>
                          <m:r>
                            <w:ins w:id="368" w:author="Wright, Patrick T" w:date="2024-05-09T13:05:00Z">
                              <w:rPr>
                                <w:rFonts w:ascii="Cambria Math" w:eastAsiaTheme="minorEastAsia" w:hAnsi="Cambria Math"/>
                              </w:rPr>
                              <m:t>V</m:t>
                            </w:ins>
                          </m:r>
                        </m:e>
                      </m:d>
                      <m:r>
                        <w:ins w:id="369" w:author="Wright, Patrick T" w:date="2024-05-14T14:35:00Z">
                          <w:rPr>
                            <w:rFonts w:ascii="Cambria Math" w:eastAsiaTheme="minorEastAsia" w:hAnsi="Cambria Math"/>
                          </w:rPr>
                          <m:t>_</m:t>
                        </w:ins>
                      </m:r>
                      <m:r>
                        <w:ins w:id="370" w:author="Wright, Patrick T" w:date="2024-05-09T13:06:00Z">
                          <w:rPr>
                            <w:rFonts w:ascii="Cambria Math" w:eastAsiaTheme="minorEastAsia" w:hAnsi="Cambria Math"/>
                          </w:rPr>
                          <m:t>pred</m:t>
                        </w:ins>
                      </m:r>
                    </m:e>
                  </m:func>
                </m:sup>
              </m:sSup>
              <m:r>
                <w:ins w:id="371" w:author="Wright, Patrick T" w:date="2024-05-09T13:03:00Z">
                  <w:rPr>
                    <w:rFonts w:ascii="Cambria Math" w:eastAsiaTheme="minorEastAsia" w:hAnsi="Cambria Math"/>
                  </w:rPr>
                  <m:t xml:space="preserve">, </m:t>
                </w:ins>
              </m:r>
              <m:sSup>
                <m:sSupPr>
                  <m:ctrlPr>
                    <w:ins w:id="372" w:author="Wright, Patrick T" w:date="2024-05-09T13:06:00Z">
                      <w:rPr>
                        <w:rFonts w:ascii="Cambria Math" w:eastAsiaTheme="minorEastAsia" w:hAnsi="Cambria Math"/>
                        <w:i/>
                      </w:rPr>
                    </w:ins>
                  </m:ctrlPr>
                </m:sSupPr>
                <m:e>
                  <m:r>
                    <w:ins w:id="373" w:author="Wright, Patrick T" w:date="2024-05-09T13:06:00Z">
                      <w:rPr>
                        <w:rFonts w:ascii="Cambria Math" w:eastAsiaTheme="minorEastAsia" w:hAnsi="Cambria Math"/>
                      </w:rPr>
                      <m:t>e</m:t>
                    </w:ins>
                  </m:r>
                </m:e>
                <m:sup>
                  <m:func>
                    <m:funcPr>
                      <m:ctrlPr>
                        <w:rPr>
                          <w:rFonts w:ascii="Cambria Math" w:eastAsiaTheme="minorEastAsia" w:hAnsi="Cambria Math"/>
                        </w:rPr>
                      </m:ctrlPr>
                    </m:funcPr>
                    <m:fName>
                      <m:r>
                        <m:rPr>
                          <m:sty m:val="p"/>
                        </m:rPr>
                        <w:rPr>
                          <w:rFonts w:ascii="Cambria Math" w:eastAsiaTheme="minorEastAsia" w:hAnsi="Cambria Math"/>
                        </w:rPr>
                        <m:t>ln</m:t>
                      </m:r>
                    </m:fName>
                    <m:e>
                      <m:d>
                        <m:dPr>
                          <m:ctrlPr>
                            <w:ins w:id="374" w:author="Wright, Patrick T" w:date="2024-05-09T13:06:00Z">
                              <w:rPr>
                                <w:rFonts w:ascii="Cambria Math" w:eastAsiaTheme="minorEastAsia" w:hAnsi="Cambria Math"/>
                                <w:i/>
                              </w:rPr>
                            </w:ins>
                          </m:ctrlPr>
                        </m:dPr>
                        <m:e>
                          <m:r>
                            <w:ins w:id="375" w:author="Wright, Patrick T" w:date="2024-05-09T13:06:00Z">
                              <w:rPr>
                                <w:rFonts w:ascii="Cambria Math" w:eastAsiaTheme="minorEastAsia" w:hAnsi="Cambria Math"/>
                              </w:rPr>
                              <m:t>KV</m:t>
                            </w:ins>
                          </m:r>
                        </m:e>
                      </m:d>
                    </m:e>
                  </m:func>
                  <m:r>
                    <w:ins w:id="376" w:author="Wright, Patrick T" w:date="2024-05-14T14:35:00Z">
                      <w:rPr>
                        <w:rFonts w:ascii="Cambria Math" w:eastAsiaTheme="minorEastAsia" w:hAnsi="Cambria Math"/>
                      </w:rPr>
                      <m:t>_</m:t>
                    </w:ins>
                  </m:r>
                  <m:r>
                    <w:ins w:id="377" w:author="Wright, Patrick T" w:date="2024-05-09T13:06:00Z">
                      <w:rPr>
                        <w:rFonts w:ascii="Cambria Math" w:eastAsiaTheme="minorEastAsia" w:hAnsi="Cambria Math"/>
                      </w:rPr>
                      <m:t>actual</m:t>
                    </w:ins>
                  </m:r>
                </m:sup>
              </m:sSup>
            </m:e>
          </m:d>
          <m:r>
            <w:ins w:id="378" w:author="Wright, Patrick T" w:date="2024-05-09T13:07:00Z">
              <w:rPr>
                <w:rFonts w:ascii="Cambria Math" w:eastAsiaTheme="minorEastAsia" w:hAnsi="Cambria Math"/>
              </w:rPr>
              <m:t xml:space="preserve"> </m:t>
            </w:ins>
          </m:r>
          <m:r>
            <w:ins w:id="379" w:author="Wright, Patrick T" w:date="2024-05-09T13:04:00Z">
              <w:rPr>
                <w:rFonts w:ascii="Cambria Math" w:eastAsiaTheme="minorEastAsia" w:hAnsi="Cambria Math"/>
              </w:rPr>
              <m:t>)</m:t>
            </w:ins>
          </m:r>
        </m:oMath>
      </m:oMathPara>
    </w:p>
    <w:p w14:paraId="20FDCCB1" w14:textId="341AE7A1" w:rsidR="00FB772E" w:rsidRPr="00110C83" w:rsidRDefault="00FB772E">
      <w:pPr>
        <w:spacing w:before="240"/>
        <w:ind w:left="360"/>
        <w:rPr>
          <w:ins w:id="380" w:author="Wright, Patrick T" w:date="2024-05-08T15:23:00Z"/>
          <w:rFonts w:eastAsiaTheme="minorEastAsia"/>
        </w:rPr>
        <w:pPrChange w:id="381" w:author="Wright, Patrick T" w:date="2024-05-08T15:39:00Z">
          <w:pPr>
            <w:ind w:left="360"/>
          </w:pPr>
        </w:pPrChange>
      </w:pPr>
      <w:ins w:id="382" w:author="Wright, Patrick T" w:date="2024-05-09T13:08:00Z">
        <w:r>
          <w:rPr>
            <w:rFonts w:eastAsiaTheme="minorEastAsia"/>
          </w:rPr>
          <w:t>Once optimal hyperparameters were selected</w:t>
        </w:r>
      </w:ins>
      <w:ins w:id="383" w:author="Wright, Patrick T" w:date="2024-05-09T13:10:00Z">
        <w:r w:rsidR="001007F7">
          <w:rPr>
            <w:rFonts w:eastAsiaTheme="minorEastAsia"/>
          </w:rPr>
          <w:t xml:space="preserve"> for each of the 16 feature-target combinations, non-nested cross-validation was performed to determine the relative performance of each of these models. </w:t>
        </w:r>
      </w:ins>
      <w:ins w:id="384" w:author="Wright, Patrick T" w:date="2024-05-14T14:36:00Z">
        <w:r w:rsidR="00CA5EB9">
          <w:rPr>
            <w:rFonts w:eastAsiaTheme="minorEastAsia"/>
          </w:rPr>
          <w:t xml:space="preserve">The model with the lowest </w:t>
        </w:r>
      </w:ins>
      <w:ins w:id="385" w:author="Wright, Patrick T" w:date="2024-05-14T14:37:00Z">
        <w:r w:rsidR="00CA5EB9">
          <w:rPr>
            <w:rFonts w:eastAsiaTheme="minorEastAsia"/>
          </w:rPr>
          <w:t xml:space="preserve">cross-validated </w:t>
        </w:r>
      </w:ins>
      <w:ins w:id="386" w:author="Wright, Patrick T" w:date="2024-05-14T14:36:00Z">
        <w:r w:rsidR="00CA5EB9">
          <w:rPr>
            <w:rFonts w:eastAsiaTheme="minorEastAsia"/>
          </w:rPr>
          <w:t>error was selected as our winning model and was</w:t>
        </w:r>
      </w:ins>
      <w:ins w:id="387" w:author="Wright, Patrick T" w:date="2024-05-14T14:37:00Z">
        <w:r w:rsidR="00CA5EB9">
          <w:rPr>
            <w:rFonts w:eastAsiaTheme="minorEastAsia"/>
          </w:rPr>
          <w:t xml:space="preserve"> used in further experiments. </w:t>
        </w:r>
      </w:ins>
      <w:ins w:id="388" w:author="Wright, Patrick T" w:date="2024-05-14T14:36:00Z">
        <w:r w:rsidR="00CA5EB9">
          <w:rPr>
            <w:rFonts w:eastAsiaTheme="minorEastAsia"/>
          </w:rPr>
          <w:t xml:space="preserve"> </w:t>
        </w:r>
      </w:ins>
    </w:p>
    <w:p w14:paraId="502E6C8F" w14:textId="174B9667" w:rsidR="00D86664" w:rsidRPr="00F7279B" w:rsidDel="00CA5EB9" w:rsidRDefault="00D86664">
      <w:pPr>
        <w:pStyle w:val="ListParagraph"/>
        <w:numPr>
          <w:ilvl w:val="0"/>
          <w:numId w:val="4"/>
        </w:numPr>
        <w:ind w:left="0"/>
        <w:rPr>
          <w:del w:id="389" w:author="Wright, Patrick T" w:date="2024-05-14T14:37:00Z"/>
        </w:rPr>
        <w:pPrChange w:id="390" w:author="Wright, Patrick T" w:date="2024-05-14T14:37:00Z">
          <w:pPr>
            <w:ind w:left="360"/>
          </w:pPr>
        </w:pPrChange>
      </w:pPr>
    </w:p>
    <w:p w14:paraId="549E06FB" w14:textId="77777777" w:rsidR="00D6345E" w:rsidRDefault="00D6345E">
      <w:pPr>
        <w:pPrChange w:id="391" w:author="Wright, Patrick T" w:date="2024-05-14T14:37:00Z">
          <w:pPr>
            <w:ind w:left="360"/>
          </w:pPr>
        </w:pPrChange>
      </w:pPr>
    </w:p>
    <w:p w14:paraId="4A968D74" w14:textId="3AD6A1B8" w:rsidR="0000445E" w:rsidRDefault="0000445E" w:rsidP="0000445E">
      <w:pPr>
        <w:pStyle w:val="ListParagraph"/>
        <w:numPr>
          <w:ilvl w:val="0"/>
          <w:numId w:val="2"/>
        </w:numPr>
        <w:rPr>
          <w:b/>
          <w:bCs/>
        </w:rPr>
      </w:pPr>
      <w:r w:rsidRPr="001A693C">
        <w:rPr>
          <w:b/>
          <w:bCs/>
        </w:rPr>
        <w:t>Results</w:t>
      </w:r>
    </w:p>
    <w:p w14:paraId="228A7985" w14:textId="08228E2C" w:rsidR="0032719E" w:rsidRPr="0032719E" w:rsidRDefault="0037665F" w:rsidP="0032719E">
      <w:pPr>
        <w:rPr>
          <w:b/>
          <w:bCs/>
        </w:rPr>
      </w:pPr>
      <w:r>
        <w:rPr>
          <w:b/>
          <w:bCs/>
          <w:noProof/>
        </w:rPr>
        <w:drawing>
          <wp:inline distT="0" distB="0" distL="0" distR="0" wp14:anchorId="30B4E86E" wp14:editId="74097D34">
            <wp:extent cx="5943600" cy="2215987"/>
            <wp:effectExtent l="0" t="0" r="0" b="0"/>
            <wp:docPr id="120583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215987"/>
                    </a:xfrm>
                    <a:prstGeom prst="rect">
                      <a:avLst/>
                    </a:prstGeom>
                    <a:noFill/>
                  </pic:spPr>
                </pic:pic>
              </a:graphicData>
            </a:graphic>
          </wp:inline>
        </w:drawing>
      </w:r>
      <w:r>
        <w:rPr>
          <w:b/>
          <w:bCs/>
        </w:rPr>
        <w:br/>
      </w:r>
      <w:r w:rsidRPr="007F3228">
        <w:rPr>
          <w:b/>
          <w:bCs/>
        </w:rPr>
        <w:t xml:space="preserve">Figure </w:t>
      </w:r>
      <w:r>
        <w:rPr>
          <w:b/>
          <w:bCs/>
        </w:rPr>
        <w:t>3</w:t>
      </w:r>
      <w:r>
        <w:t xml:space="preserve">. ML model performance on (a) training set and (b) test set of PAO-like molecules. </w:t>
      </w:r>
    </w:p>
    <w:p w14:paraId="2F94683F" w14:textId="77777777" w:rsidR="00E43036" w:rsidRDefault="00E43036" w:rsidP="009D1711">
      <w:pPr>
        <w:pStyle w:val="ListParagraph"/>
        <w:ind w:left="1080"/>
      </w:pPr>
    </w:p>
    <w:p w14:paraId="584F233E" w14:textId="0E4C0988" w:rsidR="00451944" w:rsidRDefault="00451944" w:rsidP="001A693C">
      <w:commentRangeStart w:id="392"/>
      <w:r>
        <w:lastRenderedPageBreak/>
        <w:t xml:space="preserve">Our model predicts that </w:t>
      </w:r>
      <w:r w:rsidR="00F22C71">
        <w:t xml:space="preserve">comparing hydrocarbons of equal molecular weight, </w:t>
      </w:r>
      <w:r>
        <w:t>greater branc</w:t>
      </w:r>
      <w:r w:rsidR="00950D8D">
        <w:t>h</w:t>
      </w:r>
      <w:r>
        <w:t>ing results in lower viscosity. This is in contrast to results from NEMD simulations,</w:t>
      </w:r>
      <w:r>
        <w:fldChar w:fldCharType="begin"/>
      </w:r>
      <w:r>
        <w:instrText xml:space="preserve"> ADDIN EN.CITE &lt;EndNote&gt;&lt;Cite&gt;&lt;Author&gt;Kioupis&lt;/Author&gt;&lt;Year&gt;1999&lt;/Year&gt;&lt;RecNum&gt;408&lt;/RecNum&gt;&lt;DisplayText&gt;&lt;style face="superscript"&gt;1b&lt;/style&gt;&lt;/DisplayText&gt;&lt;record&gt;&lt;rec-number&gt;408&lt;/rec-number&gt;&lt;foreign-keys&gt;&lt;key app="EN" db-id="xr92efast9pf5gefex3v5rznvx2905wa559v" timestamp="1712852106"&gt;408&lt;/key&gt;&lt;/foreign-keys&gt;&lt;ref-type name="Journal Article"&gt;17&lt;/ref-type&gt;&lt;contributors&gt;&lt;authors&gt;&lt;author&gt;Kioupis, Loukas I.&lt;/author&gt;&lt;author&gt;Maginn, Edward J.&lt;/author&gt;&lt;/authors&gt;&lt;/contributors&gt;&lt;titles&gt;&lt;title&gt;Molecular Simulation of Poly-α-olefin Synthetic Lubricants:  Impact of Molecular Architecture on Performance Properties&lt;/title&gt;&lt;secondary-title&gt;The Journal of Physical Chemistry B&lt;/secondary-title&gt;&lt;/titles&gt;&lt;periodical&gt;&lt;full-title&gt;The Journal of Physical Chemistry B&lt;/full-title&gt;&lt;abbr-1&gt;J. Phys. Chem. B&lt;/abbr-1&gt;&lt;/periodical&gt;&lt;pages&gt;10781-10790&lt;/pages&gt;&lt;volume&gt;103&lt;/volume&gt;&lt;number&gt;49&lt;/number&gt;&lt;dates&gt;&lt;year&gt;1999&lt;/year&gt;&lt;pub-dates&gt;&lt;date&gt;1999/12/01&lt;/date&gt;&lt;/pub-dates&gt;&lt;/dates&gt;&lt;publisher&gt;American Chemical Society&lt;/publisher&gt;&lt;isbn&gt;1520-6106&lt;/isbn&gt;&lt;urls&gt;&lt;related-urls&gt;&lt;url&gt;https://doi.org/10.1021/jp992399n&lt;/url&gt;&lt;/related-urls&gt;&lt;/urls&gt;&lt;electronic-resource-num&gt;10.1021/jp992399n&lt;/electronic-resource-num&gt;&lt;/record&gt;&lt;/Cite&gt;&lt;/EndNote&gt;</w:instrText>
      </w:r>
      <w:r>
        <w:fldChar w:fldCharType="separate"/>
      </w:r>
      <w:r w:rsidRPr="00BB659A">
        <w:rPr>
          <w:noProof/>
          <w:vertAlign w:val="superscript"/>
        </w:rPr>
        <w:t>1b</w:t>
      </w:r>
      <w:r>
        <w:fldChar w:fldCharType="end"/>
      </w:r>
      <w:commentRangeEnd w:id="392"/>
      <w:r w:rsidR="00291E8D">
        <w:rPr>
          <w:rStyle w:val="CommentReference"/>
        </w:rPr>
        <w:commentReference w:id="392"/>
      </w:r>
    </w:p>
    <w:p w14:paraId="1F26260A" w14:textId="77777777" w:rsidR="00451944" w:rsidRDefault="00451944" w:rsidP="001A693C"/>
    <w:p w14:paraId="7CB745BE" w14:textId="705C5320" w:rsidR="009D1711" w:rsidRDefault="009D1711" w:rsidP="001A693C">
      <w:r>
        <w:t>A</w:t>
      </w:r>
      <w:ins w:id="393" w:author="Wright, Patrick T" w:date="2024-04-30T16:01:00Z">
        <w:r w:rsidR="00291E8D">
          <w:t xml:space="preserve"> common industrial</w:t>
        </w:r>
      </w:ins>
      <w:del w:id="394" w:author="Wright, Patrick T" w:date="2024-04-30T16:01:00Z">
        <w:r w:rsidR="00E43036" w:rsidDel="00291E8D">
          <w:delText>n industrially</w:delText>
        </w:r>
        <w:r w:rsidDel="00291E8D">
          <w:delText xml:space="preserve"> used</w:delText>
        </w:r>
      </w:del>
      <w:r>
        <w:t xml:space="preserve"> metric to judge a base oil’s KV-temperature relation is </w:t>
      </w:r>
      <w:r w:rsidRPr="001A693C">
        <w:rPr>
          <w:i/>
          <w:iCs/>
        </w:rPr>
        <w:t>viscosity index</w:t>
      </w:r>
      <w:r>
        <w:t xml:space="preserve"> (VI), defined by the American Society for Testing and Materials (ASTM) D 2270 standard</w:t>
      </w:r>
      <w:r w:rsidR="00E43036">
        <w:t>,</w:t>
      </w:r>
      <w:r w:rsidR="003746B2">
        <w:t>{, 2003 #429}</w:t>
      </w:r>
      <w:r w:rsidR="00E43036">
        <w:t xml:space="preserve"> which is derived from KV</w:t>
      </w:r>
      <w:r w:rsidR="00E43036" w:rsidRPr="001A693C">
        <w:rPr>
          <w:vertAlign w:val="superscript"/>
        </w:rPr>
        <w:t>40</w:t>
      </w:r>
      <w:r w:rsidR="00E43036">
        <w:t xml:space="preserve"> and KV</w:t>
      </w:r>
      <w:r w:rsidR="00E43036" w:rsidRPr="00C31CE5">
        <w:rPr>
          <w:vertAlign w:val="superscript"/>
        </w:rPr>
        <w:t>100</w:t>
      </w:r>
      <w:r w:rsidR="00E43036">
        <w:t xml:space="preserve">. Higher VI corresponds to more consistent KV across this range of temperatures. VI derived from </w:t>
      </w:r>
      <w:r w:rsidR="00C31CE5">
        <w:t>VisCalcML-</w:t>
      </w:r>
      <w:r w:rsidR="00E43036">
        <w:t xml:space="preserve">predicted KV40 and KV100 did not have good correlation with VI </w:t>
      </w:r>
      <w:r w:rsidR="00C31CE5">
        <w:t>calculated</w:t>
      </w:r>
      <w:r w:rsidR="00E43036">
        <w:t xml:space="preserve"> from experimental KV data (Figure X). This is expected in part, as the formula for VI is highly non-linear. </w:t>
      </w:r>
      <w:r w:rsidR="00BB659A">
        <w:t>Previous studies using molecular dynamics-informed machine learning also noted p</w:t>
      </w:r>
      <w:r w:rsidR="00E43036">
        <w:t>oor correlation between predicted and experimental VI.</w:t>
      </w:r>
      <w:r w:rsidR="00E43036">
        <w:fldChar w:fldCharType="begin"/>
      </w:r>
      <w:r w:rsidR="009A7AB3">
        <w:instrText xml:space="preserve"> ADDIN EN.CITE &lt;EndNote&gt;&lt;Cite&gt;&lt;Author&gt;Kajita&lt;/Author&gt;&lt;Year&gt;2020&lt;/Year&gt;&lt;RecNum&gt;390&lt;/RecNum&gt;&lt;DisplayText&gt;&lt;style face="superscript"&gt;5i&lt;/style&gt;&lt;/DisplayText&gt;&lt;record&gt;&lt;rec-number&gt;390&lt;/rec-number&gt;&lt;foreign-keys&gt;&lt;key app="EN" db-id="xr92efast9pf5gefex3v5rznvx2905wa559v" timestamp="1708721874"&gt;390&lt;/key&gt;&lt;/foreign-keys&gt;&lt;ref-type name="Journal Article"&gt;17&lt;/ref-type&gt;&lt;contributors&gt;&lt;authors&gt;&lt;author&gt;Kajita, Seiji&lt;/author&gt;&lt;author&gt;Kinjo, Tomoyuki&lt;/author&gt;&lt;author&gt;Nishi, Tomoki&lt;/author&gt;&lt;/authors&gt;&lt;/contributors&gt;&lt;titles&gt;&lt;title&gt;Autonomous molecular design by Monte-Carlo tree search and rapid evaluations using molecular dynamics simulations&lt;/title&gt;&lt;secondary-title&gt;Communications Physics&lt;/secondary-title&gt;&lt;/titles&gt;&lt;periodical&gt;&lt;full-title&gt;Communications Physics&lt;/full-title&gt;&lt;/periodical&gt;&lt;pages&gt;77&lt;/pages&gt;&lt;volume&gt;3&lt;/volume&gt;&lt;number&gt;1&lt;/number&gt;&lt;dates&gt;&lt;year&gt;2020&lt;/year&gt;&lt;pub-dates&gt;&lt;date&gt;2020/05/07&lt;/date&gt;&lt;/pub-dates&gt;&lt;/dates&gt;&lt;isbn&gt;2399-3650&lt;/isbn&gt;&lt;urls&gt;&lt;related-urls&gt;&lt;url&gt;https://doi.org/10.1038/s42005-020-0338-y&lt;/url&gt;&lt;/related-urls&gt;&lt;/urls&gt;&lt;electronic-resource-num&gt;10.1038/s42005-020-0338-y&lt;/electronic-resource-num&gt;&lt;/record&gt;&lt;/Cite&gt;&lt;/EndNote&gt;</w:instrText>
      </w:r>
      <w:r w:rsidR="00E43036">
        <w:fldChar w:fldCharType="separate"/>
      </w:r>
      <w:r w:rsidR="009A7AB3" w:rsidRPr="009A7AB3">
        <w:rPr>
          <w:noProof/>
          <w:vertAlign w:val="superscript"/>
        </w:rPr>
        <w:t>5i</w:t>
      </w:r>
      <w:r w:rsidR="00E43036">
        <w:fldChar w:fldCharType="end"/>
      </w:r>
      <w:r w:rsidR="00E43036">
        <w:t xml:space="preserve"> Rather than targeting KV and then indirectly obtaining VI, future ML models </w:t>
      </w:r>
      <w:r w:rsidR="00C31CE5">
        <w:t>may</w:t>
      </w:r>
      <w:r w:rsidR="00E43036">
        <w:t xml:space="preserve"> </w:t>
      </w:r>
      <w:r w:rsidR="00C31CE5">
        <w:t xml:space="preserve">find more success </w:t>
      </w:r>
      <w:r w:rsidR="00E43036">
        <w:t xml:space="preserve">directly targeting VI. </w:t>
      </w:r>
      <w:r w:rsidR="00C31CE5">
        <w:t>Nasab and coworkers have used</w:t>
      </w:r>
      <w:r w:rsidR="006464C5">
        <w:t xml:space="preserve"> ML to directly predict VI and pour point of ester base oils</w:t>
      </w:r>
      <w:r w:rsidR="00C31CE5">
        <w:t xml:space="preserve"> with moderate success</w:t>
      </w:r>
      <w:r w:rsidR="006464C5">
        <w:t>.</w:t>
      </w:r>
      <w:r w:rsidR="006464C5">
        <w:fldChar w:fldCharType="begin"/>
      </w:r>
      <w:r w:rsidR="001D27F9">
        <w:instrText xml:space="preserve"> ADDIN EN.CITE &lt;EndNote&gt;&lt;Cite&gt;&lt;Author&gt;Nasab&lt;/Author&gt;&lt;Year&gt;2018&lt;/Year&gt;&lt;RecNum&gt;392&lt;/RecNum&gt;&lt;DisplayText&gt;&lt;style face="superscript"&gt;27&lt;/style&gt;&lt;/DisplayText&gt;&lt;record&gt;&lt;rec-number&gt;392&lt;/rec-number&gt;&lt;foreign-keys&gt;&lt;key app="EN" db-id="xr92efast9pf5gefex3v5rznvx2905wa559v" timestamp="1708983256"&gt;392&lt;/key&gt;&lt;/foreign-keys&gt;&lt;ref-type name="Journal Article"&gt;17&lt;/ref-type&gt;&lt;contributors&gt;&lt;authors&gt;&lt;author&gt;Nasab, Shima Ghanavati&lt;/author&gt;&lt;author&gt;Semnani, Abolfazl&lt;/author&gt;&lt;author&gt;Marini, Federico&lt;/author&gt;&lt;author&gt;Biancolillo, Alessandra&lt;/author&gt;&lt;/authors&gt;&lt;/contributors&gt;&lt;titles&gt;&lt;title&gt;Prediction of viscosity index and pour point in ester lubricants using quantitative structure-property relationship (QSPR)&lt;/title&gt;&lt;secondary-title&gt;Chemometrics and Intelligent Laboratory Systems&lt;/secondary-title&gt;&lt;/titles&gt;&lt;periodical&gt;&lt;full-title&gt;Chemometrics and Intelligent Laboratory Systems&lt;/full-title&gt;&lt;/periodical&gt;&lt;pages&gt;59-78&lt;/pages&gt;&lt;volume&gt;183&lt;/volume&gt;&lt;keywords&gt;&lt;keyword&gt;Ester lubricants&lt;/keyword&gt;&lt;keyword&gt;Viscosity index&lt;/keyword&gt;&lt;keyword&gt;Pour point&lt;/keyword&gt;&lt;keyword&gt;Quantitative structure-property relationship&lt;/keyword&gt;&lt;keyword&gt;Genetic algorithm&lt;/keyword&gt;&lt;keyword&gt;Partial least squares regression (PLS-R)&lt;/keyword&gt;&lt;/keywords&gt;&lt;dates&gt;&lt;year&gt;2018&lt;/year&gt;&lt;pub-dates&gt;&lt;date&gt;2018/12/15/&lt;/date&gt;&lt;/pub-dates&gt;&lt;/dates&gt;&lt;isbn&gt;0169-7439&lt;/isbn&gt;&lt;urls&gt;&lt;related-urls&gt;&lt;url&gt;https://www.sciencedirect.com/science/article/pii/S0169743918303472&lt;/url&gt;&lt;/related-urls&gt;&lt;/urls&gt;&lt;electronic-resource-num&gt;https://doi.org/10.1016/j.chemolab.2018.10.013&lt;/electronic-resource-num&gt;&lt;/record&gt;&lt;/Cite&gt;&lt;/EndNote&gt;</w:instrText>
      </w:r>
      <w:r w:rsidR="006464C5">
        <w:fldChar w:fldCharType="separate"/>
      </w:r>
      <w:r w:rsidR="001D27F9" w:rsidRPr="001D27F9">
        <w:rPr>
          <w:noProof/>
          <w:vertAlign w:val="superscript"/>
        </w:rPr>
        <w:t>27</w:t>
      </w:r>
      <w:r w:rsidR="006464C5">
        <w:fldChar w:fldCharType="end"/>
      </w:r>
      <w:r w:rsidR="00BB659A">
        <w:t xml:space="preserve"> While non-equilibrium molecular dynamics prediction of VI has had some success up to C</w:t>
      </w:r>
      <w:r w:rsidR="004019F8">
        <w:t>20</w:t>
      </w:r>
      <w:r w:rsidR="00BB659A">
        <w:t>,</w:t>
      </w:r>
      <w:r w:rsidR="00BB659A">
        <w:fldChar w:fldCharType="begin">
          <w:fldData xml:space="preserve">PEVuZE5vdGU+PENpdGU+PEF1dGhvcj5LaW91cGlzPC9BdXRob3I+PFllYXI+MTk5OTwvWWVhcj48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</w:fldData>
        </w:fldChar>
      </w:r>
      <w:r w:rsidR="001D27F9">
        <w:instrText xml:space="preserve"> ADDIN EN.CITE </w:instrText>
      </w:r>
      <w:r w:rsidR="001D27F9">
        <w:fldChar w:fldCharType="begin">
          <w:fldData xml:space="preserve">PEVuZE5vdGU+PENpdGU+PEF1dGhvcj5LaW91cGlzPC9BdXRob3I+PFllYXI+MTk5OTwvWWVhcj48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</w:fldData>
        </w:fldChar>
      </w:r>
      <w:r w:rsidR="001D27F9">
        <w:instrText xml:space="preserve"> ADDIN EN.CITE.DATA </w:instrText>
      </w:r>
      <w:r w:rsidR="001D27F9">
        <w:fldChar w:fldCharType="end"/>
      </w:r>
      <w:r w:rsidR="00BB659A">
        <w:fldChar w:fldCharType="separate"/>
      </w:r>
      <w:r w:rsidR="001D27F9" w:rsidRPr="001D27F9">
        <w:rPr>
          <w:noProof/>
          <w:vertAlign w:val="superscript"/>
        </w:rPr>
        <w:t>1b,28</w:t>
      </w:r>
      <w:r w:rsidR="00BB659A">
        <w:fldChar w:fldCharType="end"/>
      </w:r>
      <w:r w:rsidR="00BB659A">
        <w:t xml:space="preserve"> </w:t>
      </w:r>
      <w:r w:rsidR="004019F8">
        <w:t xml:space="preserve">such simulations remain </w:t>
      </w:r>
      <w:r w:rsidR="00BB659A">
        <w:t xml:space="preserve">too computationally expensive to </w:t>
      </w:r>
      <w:r w:rsidR="004019F8">
        <w:t>evaluate</w:t>
      </w:r>
      <w:r w:rsidR="00BB659A">
        <w:t xml:space="preserve"> wider sets of larger molecules.</w:t>
      </w:r>
    </w:p>
    <w:p w14:paraId="5A10D63C" w14:textId="77777777" w:rsidR="00336B1F" w:rsidRDefault="00336B1F" w:rsidP="009D1711">
      <w:pPr>
        <w:pStyle w:val="ListParagraph"/>
        <w:ind w:left="1080"/>
      </w:pPr>
    </w:p>
    <w:p w14:paraId="1EACFAC8" w14:textId="77777777" w:rsidR="00D6345E" w:rsidRDefault="00D6345E" w:rsidP="009D1711">
      <w:pPr>
        <w:pStyle w:val="ListParagraph"/>
        <w:ind w:left="1080"/>
      </w:pPr>
    </w:p>
    <w:p w14:paraId="30B6AE9A" w14:textId="7AA80B5C" w:rsidR="003C371C" w:rsidRDefault="00336B1F" w:rsidP="003C371C">
      <w:r>
        <w:t>Among the many isomers of C</w:t>
      </w:r>
      <w:r w:rsidRPr="001A693C">
        <w:rPr>
          <w:vertAlign w:val="subscript"/>
        </w:rPr>
        <w:t>30</w:t>
      </w:r>
      <w:r>
        <w:t>H</w:t>
      </w:r>
      <w:r w:rsidRPr="001A693C">
        <w:rPr>
          <w:vertAlign w:val="subscript"/>
        </w:rPr>
        <w:t>62</w:t>
      </w:r>
      <w:r>
        <w:t>, which are ideal base stock molecules exhibiting low KV40? The program Surge v1.0</w:t>
      </w:r>
      <w:r w:rsidR="00E52993">
        <w:fldChar w:fldCharType="begin"/>
      </w:r>
      <w:r w:rsidR="009A7AB3">
        <w:instrText xml:space="preserve"> ADDIN EN.CITE &lt;EndNote&gt;&lt;Cite&gt;&lt;Author&gt;McKay&lt;/Author&gt;&lt;Year&gt;2022&lt;/Year&gt;&lt;RecNum&gt;395&lt;/RecNum&gt;&lt;DisplayText&gt;&lt;style face="superscript"&gt;22&lt;/style&gt;&lt;/DisplayText&gt;&lt;record&gt;&lt;rec-number&gt;395&lt;/rec-number&gt;&lt;foreign-keys&gt;&lt;key app="EN" db-id="xr92efast9pf5gefex3v5rznvx2905wa559v" timestamp="1711650215"&gt;395&lt;/key&gt;&lt;/foreign-keys&gt;&lt;ref-type name="Journal Article"&gt;17&lt;/ref-type&gt;&lt;contributors&gt;&lt;authors&gt;&lt;author&gt;McKay, Brendan D.&lt;/author&gt;&lt;author&gt;Yirik, Mehmet Aziz&lt;/author&gt;&lt;author&gt;Steinbeck, Christoph&lt;/author&gt;&lt;/authors&gt;&lt;/contributors&gt;&lt;titles&gt;&lt;title&gt;Surge: a fast open-source chemical graph generator&lt;/title&gt;&lt;secondary-title&gt;Journal of Cheminformatics&lt;/secondary-title&gt;&lt;/titles&gt;&lt;periodical&gt;&lt;full-title&gt;Journal of Cheminformatics&lt;/full-title&gt;&lt;/periodical&gt;&lt;pages&gt;24&lt;/pages&gt;&lt;volume&gt;14&lt;/volume&gt;&lt;number&gt;1&lt;/number&gt;&lt;dates&gt;&lt;year&gt;2022&lt;/year&gt;&lt;pub-dates&gt;&lt;date&gt;2022/04/23&lt;/date&gt;&lt;/pub-dates&gt;&lt;/dates&gt;&lt;isbn&gt;1758-2946&lt;/isbn&gt;&lt;urls&gt;&lt;related-urls&gt;&lt;url&gt;https://doi.org/10.1186/s13321-022-00604-9&lt;/url&gt;&lt;/related-urls&gt;&lt;/urls&gt;&lt;electronic-resource-num&gt;10.1186/s13321-022-00604-9&lt;/electronic-resource-num&gt;&lt;/record&gt;&lt;/Cite&gt;&lt;/EndNote&gt;</w:instrText>
      </w:r>
      <w:r w:rsidR="00E52993">
        <w:fldChar w:fldCharType="separate"/>
      </w:r>
      <w:r w:rsidR="009A7AB3" w:rsidRPr="009A7AB3">
        <w:rPr>
          <w:noProof/>
          <w:vertAlign w:val="superscript"/>
        </w:rPr>
        <w:t>22</w:t>
      </w:r>
      <w:r w:rsidR="00E52993">
        <w:fldChar w:fldCharType="end"/>
      </w:r>
      <w:r>
        <w:t xml:space="preserve"> was utilized to enumerate the constitutional isomers of C</w:t>
      </w:r>
      <w:r w:rsidRPr="00336B1F">
        <w:rPr>
          <w:vertAlign w:val="subscript"/>
        </w:rPr>
        <w:t>30</w:t>
      </w:r>
      <w:r>
        <w:t>H</w:t>
      </w:r>
      <w:r w:rsidRPr="00336B1F">
        <w:rPr>
          <w:vertAlign w:val="subscript"/>
        </w:rPr>
        <w:t>62</w:t>
      </w:r>
      <w:r>
        <w:t xml:space="preserve"> (wherein a set of stereoisomers are counted as one constitutional isomer). 5% of these isomers were randomly selected</w:t>
      </w:r>
      <w:r w:rsidR="00233519">
        <w:t>,</w:t>
      </w:r>
      <w:r>
        <w:t xml:space="preserve"> and </w:t>
      </w:r>
      <w:r w:rsidR="00233519">
        <w:t>KV</w:t>
      </w:r>
      <w:r w:rsidR="00233519" w:rsidRPr="001A693C">
        <w:rPr>
          <w:vertAlign w:val="superscript"/>
        </w:rPr>
        <w:t>40</w:t>
      </w:r>
      <w:r w:rsidR="00233519">
        <w:t xml:space="preserve"> </w:t>
      </w:r>
      <w:r w:rsidR="0095332F">
        <w:t>[[</w:t>
      </w:r>
      <w:r w:rsidR="00233519" w:rsidRPr="001A693C">
        <w:rPr>
          <w:highlight w:val="yellow"/>
        </w:rPr>
        <w:t>and KV</w:t>
      </w:r>
      <w:r w:rsidR="00233519" w:rsidRPr="001A693C">
        <w:rPr>
          <w:highlight w:val="yellow"/>
          <w:vertAlign w:val="superscript"/>
        </w:rPr>
        <w:t>100</w:t>
      </w:r>
      <w:r w:rsidR="00233519" w:rsidRPr="001A693C">
        <w:rPr>
          <w:highlight w:val="yellow"/>
        </w:rPr>
        <w:t xml:space="preserve"> </w:t>
      </w:r>
      <w:r w:rsidR="0095332F" w:rsidRPr="001A693C">
        <w:rPr>
          <w:highlight w:val="yellow"/>
        </w:rPr>
        <w:t>, necessary or redundant?]]</w:t>
      </w:r>
      <w:r w:rsidR="0095332F">
        <w:t xml:space="preserve"> </w:t>
      </w:r>
      <w:r w:rsidR="00233519">
        <w:t xml:space="preserve">predicted </w:t>
      </w:r>
      <w:r>
        <w:t>with VisCalc</w:t>
      </w:r>
      <w:r w:rsidR="00CC5F9E">
        <w:t>ML</w:t>
      </w:r>
      <w:r w:rsidR="00233519">
        <w:t xml:space="preserve"> (Figure X, scatterplot).</w:t>
      </w:r>
      <w:r w:rsidR="0095332F">
        <w:t xml:space="preserve"> The KV</w:t>
      </w:r>
      <w:r w:rsidR="0095332F" w:rsidRPr="001A693C">
        <w:rPr>
          <w:vertAlign w:val="superscript"/>
        </w:rPr>
        <w:t>40</w:t>
      </w:r>
      <w:r w:rsidR="0095332F">
        <w:t xml:space="preserve"> for the C</w:t>
      </w:r>
      <w:r w:rsidR="0095332F" w:rsidRPr="001A693C">
        <w:rPr>
          <w:vertAlign w:val="subscript"/>
        </w:rPr>
        <w:t>30</w:t>
      </w:r>
      <w:r w:rsidR="0095332F">
        <w:t>H</w:t>
      </w:r>
      <w:r w:rsidR="0095332F" w:rsidRPr="001A693C">
        <w:rPr>
          <w:vertAlign w:val="subscript"/>
        </w:rPr>
        <w:t>62</w:t>
      </w:r>
      <w:r w:rsidR="0095332F">
        <w:t xml:space="preserve"> isomers are distributed around x.x cSt, but notably some isomers have KV40 as low as x.x cSt. One such isomer, [insert full chemical name], is illustrated in Figure X</w:t>
      </w:r>
      <w:r w:rsidR="007C13D8">
        <w:t xml:space="preserve">, containing Z quaternary carbons. </w:t>
      </w:r>
      <w:r w:rsidR="003F743D">
        <w:t>Conventional PAOs and m-PAOs do not contain quaternary carbons.</w:t>
      </w:r>
      <w:r w:rsidR="003F743D">
        <w:fldChar w:fldCharType="begin"/>
      </w:r>
      <w:r w:rsidR="003F743D">
        <w:instrText xml:space="preserve"> ADDIN EN.CITE &lt;EndNote&gt;&lt;Cite&gt;&lt;Author&gt;Kapur&lt;/Author&gt;&lt;Year&gt;1998&lt;/Year&gt;&lt;RecNum&gt;407&lt;/RecNum&gt;&lt;DisplayText&gt;&lt;style face="superscript"&gt;2&lt;/style&gt;&lt;/DisplayText&gt;&lt;record&gt;&lt;rec-number&gt;407&lt;/rec-number&gt;&lt;foreign-keys&gt;&lt;key app="EN" db-id="xr92efast9pf5gefex3v5rznvx2905wa559v" timestamp="1711653853"&gt;407&lt;/key&gt;&lt;/foreign-keys&gt;&lt;ref-type name="Journal Article"&gt;17&lt;/ref-type&gt;&lt;contributors&gt;&lt;authors&gt;&lt;author&gt;Kapur, G. S.&lt;/author&gt;&lt;author&gt;Sarpal, A. S.&lt;/author&gt;&lt;author&gt;Sarin, R.&lt;/author&gt;&lt;author&gt;Jain, S. K.&lt;/author&gt;&lt;author&gt;Srivastava, S. P.&lt;/author&gt;&lt;author&gt;Bhatnagar, A. K.&lt;/author&gt;&lt;/authors&gt;&lt;/contributors&gt;&lt;titles&gt;&lt;title&gt;Detailed characterisation of polyalphaolefins and their branched structures using multi-pulse NMR techniques&lt;/title&gt;&lt;secondary-title&gt;Journal of Synthetic Lubrication&lt;/secondary-title&gt;&lt;/titles&gt;&lt;periodical&gt;&lt;full-title&gt;Journal of Synthetic Lubrication&lt;/full-title&gt;&lt;/periodical&gt;&lt;pages&gt;177-191&lt;/pages&gt;&lt;volume&gt;15&lt;/volume&gt;&lt;number&gt;3&lt;/number&gt;&lt;dates&gt;&lt;year&gt;1998&lt;/year&gt;&lt;/dates&gt;&lt;isbn&gt;0265-6582&lt;/isbn&gt;&lt;urls&gt;&lt;related-urls&gt;&lt;url&gt;https://onlinelibrary.wiley.com/doi/abs/10.1002/jsl.3000150303&lt;/url&gt;&lt;/related-urls&gt;&lt;/urls&gt;&lt;electronic-resource-num&gt;https://doi.org/10.1002/jsl.3000150303&lt;/electronic-resource-num&gt;&lt;/record&gt;&lt;/Cite&gt;&lt;/EndNote&gt;</w:instrText>
      </w:r>
      <w:r w:rsidR="003F743D">
        <w:fldChar w:fldCharType="separate"/>
      </w:r>
      <w:r w:rsidR="003F743D" w:rsidRPr="003F743D">
        <w:rPr>
          <w:noProof/>
          <w:vertAlign w:val="superscript"/>
        </w:rPr>
        <w:t>2</w:t>
      </w:r>
      <w:r w:rsidR="003F743D">
        <w:fldChar w:fldCharType="end"/>
      </w:r>
      <w:r w:rsidR="003F743D">
        <w:t xml:space="preserve"> </w:t>
      </w:r>
      <w:r w:rsidR="007C13D8">
        <w:t>While quaternary carbons</w:t>
      </w:r>
      <w:r w:rsidR="003F743D">
        <w:t xml:space="preserve"> in oils</w:t>
      </w:r>
      <w:r w:rsidR="007C13D8">
        <w:t xml:space="preserve"> have been correlated with worse biodegradability,</w:t>
      </w:r>
      <w:r w:rsidR="00FF4909">
        <w:fldChar w:fldCharType="begin">
          <w:fldData xml:space="preserve">PEVuZE5vdGU+PENpdGU+PEF1dGhvcj5Tb2xhbm8tU2VyZW5hPC9BdXRob3I+PFllYXI+MjAwMDwv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</w:fldData>
        </w:fldChar>
      </w:r>
      <w:r w:rsidR="001D27F9">
        <w:instrText xml:space="preserve"> ADDIN EN.CITE </w:instrText>
      </w:r>
      <w:r w:rsidR="001D27F9">
        <w:fldChar w:fldCharType="begin">
          <w:fldData xml:space="preserve">PEVuZE5vdGU+PENpdGU+PEF1dGhvcj5Tb2xhbm8tU2VyZW5hPC9BdXRob3I+PFllYXI+MjAwMDwv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</w:fldData>
        </w:fldChar>
      </w:r>
      <w:r w:rsidR="001D27F9">
        <w:instrText xml:space="preserve"> ADDIN EN.CITE.DATA </w:instrText>
      </w:r>
      <w:r w:rsidR="001D27F9">
        <w:fldChar w:fldCharType="end"/>
      </w:r>
      <w:r w:rsidR="00FF4909">
        <w:fldChar w:fldCharType="separate"/>
      </w:r>
      <w:r w:rsidR="001D27F9" w:rsidRPr="001D27F9">
        <w:rPr>
          <w:noProof/>
          <w:vertAlign w:val="superscript"/>
        </w:rPr>
        <w:t>29</w:t>
      </w:r>
      <w:r w:rsidR="00FF4909">
        <w:fldChar w:fldCharType="end"/>
      </w:r>
      <w:r w:rsidR="007C13D8">
        <w:t xml:space="preserve"> and synthetic methods to economically produce quaternary carbon-containing synthetic oils are under-developed, one study did find that 1-decene oligomers </w:t>
      </w:r>
      <w:r w:rsidR="00E85BE2">
        <w:t xml:space="preserve">containing a single quaternary carbon </w:t>
      </w:r>
      <w:r w:rsidR="007C13D8">
        <w:t>exhibited superior low-temperature fluidity and VI compared to conventional 1-decene-derived PAOs.</w:t>
      </w:r>
      <w:r w:rsidR="003C371C">
        <w:fldChar w:fldCharType="begin"/>
      </w:r>
      <w:r w:rsidR="001D27F9">
        <w:instrText xml:space="preserve"> ADDIN EN.CITE &lt;EndNote&gt;&lt;Cite&gt;&lt;Author&gt;Zhao&lt;/Author&gt;&lt;Year&gt;2020&lt;/Year&gt;&lt;RecNum&gt;394&lt;/RecNum&gt;&lt;DisplayText&gt;&lt;style face="superscript"&gt;30&lt;/style&gt;&lt;/DisplayText&gt;&lt;record&gt;&lt;rec-number&gt;394&lt;/rec-number&gt;&lt;foreign-keys&gt;&lt;key app="EN" db-id="xr92efast9pf5gefex3v5rznvx2905wa559v" timestamp="1711650144"&gt;394&lt;/key&gt;&lt;/foreign-keys&gt;&lt;ref-type name="Journal Article"&gt;17&lt;/ref-type&gt;&lt;contributors&gt;&lt;authors&gt;&lt;author&gt;Zhao, Ruida&lt;/author&gt;&lt;author&gt;Mi, Puke&lt;/author&gt;&lt;author&gt;Xu, Sheng&lt;/author&gt;&lt;author&gt;Dong, Suqin&lt;/author&gt;&lt;/authors&gt;&lt;/contributors&gt;&lt;titles&gt;&lt;title&gt;Structure and Properties of Poly-α-olefins Containing Quaternary Carbon Centers&lt;/title&gt;&lt;secondary-title&gt;ACS Omega&lt;/secondary-title&gt;&lt;/titles&gt;&lt;periodical&gt;&lt;full-title&gt;ACS Omega&lt;/full-title&gt;&lt;/periodical&gt;&lt;pages&gt;9142-9150&lt;/pages&gt;&lt;volume&gt;5&lt;/volume&gt;&lt;number&gt;16&lt;/number&gt;&lt;dates&gt;&lt;year&gt;2020&lt;/year&gt;&lt;pub-dates&gt;&lt;date&gt;2020/04/28&lt;/date&gt;&lt;/pub-dates&gt;&lt;/dates&gt;&lt;publisher&gt;American Chemical Society&lt;/publisher&gt;&lt;urls&gt;&lt;related-urls&gt;&lt;url&gt;https://doi.org/10.1021/acsomega.9b04361&lt;/url&gt;&lt;/related-urls&gt;&lt;/urls&gt;&lt;electronic-resource-num&gt;10.1021/acsomega.9b04361&lt;/electronic-resource-num&gt;&lt;/record&gt;&lt;/Cite&gt;&lt;/EndNote&gt;</w:instrText>
      </w:r>
      <w:r w:rsidR="003C371C">
        <w:fldChar w:fldCharType="separate"/>
      </w:r>
      <w:r w:rsidR="001D27F9" w:rsidRPr="001D27F9">
        <w:rPr>
          <w:noProof/>
          <w:vertAlign w:val="superscript"/>
        </w:rPr>
        <w:t>30</w:t>
      </w:r>
      <w:r w:rsidR="003C371C">
        <w:fldChar w:fldCharType="end"/>
      </w:r>
    </w:p>
    <w:p w14:paraId="64C77B28" w14:textId="77777777" w:rsidR="003C371C" w:rsidRDefault="003C371C" w:rsidP="003C371C"/>
    <w:p w14:paraId="08074842" w14:textId="569D1F52" w:rsidR="00336B1F" w:rsidRDefault="00233519" w:rsidP="001A693C">
      <w:r>
        <w:t>Note molecule(s) with lowest and highest KV</w:t>
      </w:r>
      <w:r w:rsidRPr="001A693C">
        <w:rPr>
          <w:vertAlign w:val="superscript"/>
        </w:rPr>
        <w:t>40</w:t>
      </w:r>
      <w:r w:rsidR="003F5999">
        <w:t>, KV</w:t>
      </w:r>
      <w:r w:rsidR="003F5999" w:rsidRPr="001A693C">
        <w:rPr>
          <w:vertAlign w:val="superscript"/>
        </w:rPr>
        <w:t>100</w:t>
      </w:r>
      <w:r w:rsidR="003F5999">
        <w:t>, VI</w:t>
      </w:r>
      <w:r>
        <w:t xml:space="preserve"> </w:t>
      </w:r>
      <w:r w:rsidR="00336B1F">
        <w:t xml:space="preserve">  </w:t>
      </w:r>
    </w:p>
    <w:p w14:paraId="6A301762" w14:textId="3477BF57" w:rsidR="00233519" w:rsidRDefault="00233519" w:rsidP="00233519">
      <w:pPr>
        <w:pStyle w:val="ListParagraph"/>
        <w:numPr>
          <w:ilvl w:val="0"/>
          <w:numId w:val="3"/>
        </w:numPr>
      </w:pPr>
      <w:r>
        <w:t>Compare with m-PAO</w:t>
      </w:r>
    </w:p>
    <w:p w14:paraId="7716931D" w14:textId="287EE9BA" w:rsidR="00233519" w:rsidRDefault="00233519" w:rsidP="00233519">
      <w:pPr>
        <w:pStyle w:val="ListParagraph"/>
        <w:numPr>
          <w:ilvl w:val="0"/>
          <w:numId w:val="3"/>
        </w:numPr>
      </w:pPr>
      <w:r>
        <w:t>Compare with 3-PAO isomers produced by selectively by Ti and Cr catalysts.</w:t>
      </w:r>
    </w:p>
    <w:p w14:paraId="4706CBB3" w14:textId="347DF95E" w:rsidR="00CC5F9E" w:rsidRDefault="00233519" w:rsidP="00233519">
      <w:r>
        <w:t>PAOs are derived from oligomerization of readily available linear alpha olefins</w:t>
      </w:r>
      <w:r w:rsidR="003F5999">
        <w:t xml:space="preserve"> (LAOs)</w:t>
      </w:r>
      <w:r>
        <w:t>, whereas the majority of all C</w:t>
      </w:r>
      <w:r w:rsidRPr="001A693C">
        <w:rPr>
          <w:vertAlign w:val="subscript"/>
        </w:rPr>
        <w:t>30</w:t>
      </w:r>
      <w:r>
        <w:t>H</w:t>
      </w:r>
      <w:r w:rsidRPr="001A693C">
        <w:rPr>
          <w:vertAlign w:val="subscript"/>
        </w:rPr>
        <w:t>62</w:t>
      </w:r>
      <w:r>
        <w:t xml:space="preserve"> isomers do not have feasible synthetic strategies. To focus on more reasonable structures, a set of C28-C32 molecules were </w:t>
      </w:r>
      <w:r w:rsidR="003F5999">
        <w:t xml:space="preserve">developed using </w:t>
      </w:r>
      <w:r w:rsidR="00507E2B">
        <w:t>chemical</w:t>
      </w:r>
      <w:r w:rsidR="003F5999">
        <w:t xml:space="preserve"> intuition (Figure X)</w:t>
      </w:r>
      <w:r w:rsidR="00CC5F9E">
        <w:t xml:space="preserve">, and KV was predicted for molecules </w:t>
      </w:r>
      <w:r w:rsidR="00CC5F9E" w:rsidRPr="00B631FA">
        <w:rPr>
          <w:b/>
          <w:bCs/>
        </w:rPr>
        <w:t>M-N</w:t>
      </w:r>
      <w:r w:rsidR="00CC5F9E">
        <w:t xml:space="preserve"> at a range of temperatures ( </w:t>
      </w:r>
      <w:r w:rsidR="00CC5F9E" w:rsidRPr="009852CA">
        <w:t>20 °C, 40 °C, 60 °C, 80 °C, and 100 °C</w:t>
      </w:r>
      <w:r w:rsidR="00CC5F9E">
        <w:t xml:space="preserve"> ). (Figure X, scatterplot wherein the various points are labeled and color-coded by family)</w:t>
      </w:r>
      <w:r w:rsidR="003F5999">
        <w:t xml:space="preserve">. Molecules </w:t>
      </w:r>
      <w:r w:rsidR="003F5999" w:rsidRPr="00B631FA">
        <w:rPr>
          <w:b/>
          <w:bCs/>
        </w:rPr>
        <w:t>M-N</w:t>
      </w:r>
      <w:r w:rsidR="003F5999">
        <w:t xml:space="preserve"> are diastereomers of the m-PAO C10 trimer, which </w:t>
      </w:r>
      <w:r w:rsidR="00CC5F9E">
        <w:t>could, in principle,</w:t>
      </w:r>
      <w:r w:rsidR="003F5999">
        <w:t xml:space="preserve"> be synthesized by choice of an appropriate </w:t>
      </w:r>
      <w:r w:rsidR="00C70689">
        <w:t>metallo</w:t>
      </w:r>
      <w:r w:rsidR="003F5999">
        <w:t>cene catalyst.</w:t>
      </w:r>
      <w:r w:rsidR="00C70689">
        <w:t>{Kaminsky, 2004 #435}</w:t>
      </w:r>
      <w:r w:rsidR="003F5999">
        <w:t xml:space="preserve"> </w:t>
      </w:r>
      <w:r w:rsidR="00CC5F9E">
        <w:t>Note that most PAO research does not distinguish between the diastereomer</w:t>
      </w:r>
      <w:r w:rsidR="007012CD">
        <w:t xml:space="preserve">ic </w:t>
      </w:r>
      <w:r w:rsidR="00C56131">
        <w:t>isomer</w:t>
      </w:r>
      <w:r w:rsidR="007012CD">
        <w:t>s</w:t>
      </w:r>
      <w:r w:rsidR="00CC5F9E">
        <w:t>.</w:t>
      </w:r>
    </w:p>
    <w:p w14:paraId="6996F1CF" w14:textId="77777777" w:rsidR="00CC5F9E" w:rsidRDefault="00CC5F9E" w:rsidP="00233519"/>
    <w:p w14:paraId="451FC620" w14:textId="405003F0" w:rsidR="003F5999" w:rsidRDefault="003F5999" w:rsidP="00233519">
      <w:r>
        <w:t xml:space="preserve">Molecules </w:t>
      </w:r>
      <w:r w:rsidRPr="00B631FA">
        <w:rPr>
          <w:b/>
          <w:bCs/>
        </w:rPr>
        <w:t>M-N</w:t>
      </w:r>
      <w:r>
        <w:t xml:space="preserve"> are products of metallocene-catalyzed oligomerization of non-C10 LAOs</w:t>
      </w:r>
      <w:r w:rsidR="00B631FA">
        <w:t xml:space="preserve"> and subsequent hydrogenation</w:t>
      </w:r>
      <w:r w:rsidR="00507E2B">
        <w:t xml:space="preserve">; note that 1-octene-based </w:t>
      </w:r>
      <w:r w:rsidR="00B631FA">
        <w:t>m-</w:t>
      </w:r>
      <w:r w:rsidR="00507E2B">
        <w:t xml:space="preserve">PAOs have been commercialized by Chevron as </w:t>
      </w:r>
      <w:r w:rsidR="00B631FA">
        <w:t>SynFluid mPAOs in higher viscosity grades (65-150 cSt)</w:t>
      </w:r>
      <w:r>
        <w:t xml:space="preserve">. </w:t>
      </w:r>
      <w:r w:rsidRPr="00B631FA">
        <w:rPr>
          <w:b/>
          <w:bCs/>
        </w:rPr>
        <w:t>M-N</w:t>
      </w:r>
      <w:r>
        <w:t xml:space="preserve"> have been reported as products of (non-metallocene) selective 1-decene trimerization catalysts</w:t>
      </w:r>
      <w:r w:rsidR="00B631FA">
        <w:t xml:space="preserve"> and hydrogenation</w:t>
      </w:r>
      <w:r>
        <w:t>.[</w:t>
      </w:r>
      <w:r w:rsidRPr="006439D8">
        <w:rPr>
          <w:highlight w:val="yellow"/>
        </w:rPr>
        <w:t>ref</w:t>
      </w:r>
      <w:r>
        <w:t xml:space="preserve">] </w:t>
      </w:r>
      <w:r w:rsidR="00507E2B">
        <w:t xml:space="preserve">Polyalkylbenzenes </w:t>
      </w:r>
      <w:r w:rsidR="00507E2B" w:rsidRPr="00B631FA">
        <w:rPr>
          <w:b/>
          <w:bCs/>
        </w:rPr>
        <w:t>M-N</w:t>
      </w:r>
      <w:r w:rsidR="00507E2B">
        <w:t xml:space="preserve"> could be alkylation products derived from benzene and LAOs, and polyalkylcyclohexanes </w:t>
      </w:r>
      <w:r w:rsidR="00507E2B" w:rsidRPr="00B631FA">
        <w:rPr>
          <w:b/>
          <w:bCs/>
        </w:rPr>
        <w:t>M-N</w:t>
      </w:r>
      <w:r w:rsidR="00507E2B">
        <w:t xml:space="preserve"> could be obtained by hydrogenation thereof. Pentaalkylcycloalkanes </w:t>
      </w:r>
      <w:r w:rsidR="00507E2B" w:rsidRPr="00B631FA">
        <w:rPr>
          <w:b/>
          <w:bCs/>
        </w:rPr>
        <w:t>M-N</w:t>
      </w:r>
      <w:r w:rsidR="00507E2B">
        <w:t xml:space="preserve"> are related to Nye Lubricants</w:t>
      </w:r>
      <w:r w:rsidR="00B631FA">
        <w:t>’s line of</w:t>
      </w:r>
      <w:r w:rsidR="00507E2B">
        <w:t xml:space="preserve"> commercially available multiply alkylated cyclopentanes (MACs).</w:t>
      </w:r>
      <w:r w:rsidR="00F237AB">
        <w:t xml:space="preserve"> The full results of this virtual screen are available in the Supporting Information, Table S</w:t>
      </w:r>
      <w:r w:rsidR="00F237AB" w:rsidRPr="001A693C">
        <w:rPr>
          <w:highlight w:val="yellow"/>
        </w:rPr>
        <w:t>X</w:t>
      </w:r>
      <w:r w:rsidR="00F237AB">
        <w:t>.</w:t>
      </w:r>
    </w:p>
    <w:p w14:paraId="07161F58" w14:textId="77777777" w:rsidR="00011043" w:rsidRDefault="00011043" w:rsidP="00011043">
      <w:r>
        <w:rPr>
          <w:noProof/>
        </w:rPr>
        <w:drawing>
          <wp:inline distT="0" distB="0" distL="0" distR="0" wp14:anchorId="4FFA6649" wp14:editId="4E74DB2F">
            <wp:extent cx="3314685" cy="4724400"/>
            <wp:effectExtent l="0" t="0" r="0" b="0"/>
            <wp:docPr id="461723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20445" cy="4732610"/>
                    </a:xfrm>
                    <a:prstGeom prst="rect">
                      <a:avLst/>
                    </a:prstGeom>
                    <a:noFill/>
                  </pic:spPr>
                </pic:pic>
              </a:graphicData>
            </a:graphic>
          </wp:inline>
        </w:drawing>
      </w:r>
    </w:p>
    <w:p w14:paraId="76BD1C7A" w14:textId="31E37F2A" w:rsidR="00011043" w:rsidRDefault="00011043" w:rsidP="00011043">
      <w:r w:rsidRPr="00534128">
        <w:rPr>
          <w:b/>
          <w:bCs/>
        </w:rPr>
        <w:t>Figure 5</w:t>
      </w:r>
      <w:r>
        <w:t>. (A) Histogram of VisCalcML-predicted KV40 for expert-curated C</w:t>
      </w:r>
      <w:r>
        <w:rPr>
          <w:vertAlign w:val="subscript"/>
        </w:rPr>
        <w:t>28-32</w:t>
      </w:r>
      <w:r>
        <w:t xml:space="preserve"> molecules; (B) example chemical structures from expert-curated C</w:t>
      </w:r>
      <w:r w:rsidRPr="00534128">
        <w:rPr>
          <w:vertAlign w:val="subscript"/>
        </w:rPr>
        <w:t>30</w:t>
      </w:r>
      <w:r>
        <w:t xml:space="preserve"> set and their predicted KV40</w:t>
      </w:r>
    </w:p>
    <w:p w14:paraId="2F706D19" w14:textId="77777777" w:rsidR="00011043" w:rsidRDefault="00011043" w:rsidP="00233519"/>
    <w:p w14:paraId="778ABC94" w14:textId="4F1F52E8" w:rsidR="00E52993" w:rsidRDefault="00532CC1" w:rsidP="00233519">
      <w:r>
        <w:t xml:space="preserve">Base oil candidate </w:t>
      </w:r>
      <w:r w:rsidRPr="001A693C">
        <w:rPr>
          <w:b/>
          <w:bCs/>
        </w:rPr>
        <w:t>X</w:t>
      </w:r>
      <w:r>
        <w:t xml:space="preserve"> could in principle be synthesized via propylene oligomerization to form a 10-mer. However, most olefin oligomerization catalysts produce a Schulz-Flory distribution of products containing </w:t>
      </w:r>
      <w:r>
        <w:lastRenderedPageBreak/>
        <w:t xml:space="preserve">minimal 10-mer; a minority of catalysts can selectively dimerize, trimerize, or tetramerize olefins.[reviews by Small, Gibson, etc.] Significant advances in catalyst design would be required to obtain significant fractions of </w:t>
      </w:r>
      <w:r w:rsidR="00771158">
        <w:t xml:space="preserve">a propylene 10-mer. Alternatively, </w:t>
      </w:r>
      <w:r w:rsidR="00771158" w:rsidRPr="001A693C">
        <w:rPr>
          <w:b/>
          <w:bCs/>
        </w:rPr>
        <w:t>X</w:t>
      </w:r>
      <w:r w:rsidR="00771158">
        <w:t xml:space="preserve"> could be obtained via breakdown of waste polypropylene.</w:t>
      </w:r>
      <w:r>
        <w:t xml:space="preserve"> </w:t>
      </w:r>
      <w:r w:rsidR="00E52993">
        <w:t xml:space="preserve">Synthetic </w:t>
      </w:r>
      <w:r>
        <w:t>oils</w:t>
      </w:r>
      <w:r w:rsidR="00E52993">
        <w:t xml:space="preserve"> have been derived from waste </w:t>
      </w:r>
      <w:r>
        <w:t xml:space="preserve">plastics, primarily </w:t>
      </w:r>
      <w:r w:rsidR="00E52993">
        <w:t>polyethylene.</w:t>
      </w:r>
      <w:r w:rsidR="00E52993">
        <w:fldChar w:fldCharType="begin">
          <w:fldData xml:space="preserve">PEVuZE5vdGU+PENpdGU+PEF1dGhvcj5IYWNrbGVyPC9BdXRob3I+PFllYXI+MjAyMTwvWWVhcj48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</w:fldData>
        </w:fldChar>
      </w:r>
      <w:r w:rsidR="001D27F9">
        <w:instrText xml:space="preserve"> ADDIN EN.CITE </w:instrText>
      </w:r>
      <w:r w:rsidR="001D27F9">
        <w:fldChar w:fldCharType="begin">
          <w:fldData xml:space="preserve">PEVuZE5vdGU+PENpdGU+PEF1dGhvcj5IYWNrbGVyPC9BdXRob3I+PFllYXI+MjAyMTwvWWVhcj48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</w:fldData>
        </w:fldChar>
      </w:r>
      <w:r w:rsidR="001D27F9">
        <w:instrText xml:space="preserve"> ADDIN EN.CITE.DATA </w:instrText>
      </w:r>
      <w:r w:rsidR="001D27F9">
        <w:fldChar w:fldCharType="end"/>
      </w:r>
      <w:r w:rsidR="00E52993">
        <w:fldChar w:fldCharType="separate"/>
      </w:r>
      <w:r w:rsidR="001D27F9" w:rsidRPr="001D27F9">
        <w:rPr>
          <w:noProof/>
          <w:vertAlign w:val="superscript"/>
        </w:rPr>
        <w:t>31</w:t>
      </w:r>
      <w:r w:rsidR="00E52993">
        <w:fldChar w:fldCharType="end"/>
      </w:r>
      <w:r w:rsidR="00771158">
        <w:t xml:space="preserve"> We hope this report inspires collaboration between researchers studying plastics valorization and tribologists.</w:t>
      </w:r>
    </w:p>
    <w:p w14:paraId="35D328B2" w14:textId="77777777" w:rsidR="007F3228" w:rsidRDefault="007F3228" w:rsidP="00233519"/>
    <w:p w14:paraId="4ACDD5C2" w14:textId="4D8F1636" w:rsidR="00235CD5" w:rsidRDefault="00E3406C" w:rsidP="00233519">
      <w:r>
        <w:rPr>
          <w:noProof/>
        </w:rPr>
        <w:drawing>
          <wp:inline distT="0" distB="0" distL="0" distR="0" wp14:anchorId="4F283E08" wp14:editId="1CE6EB08">
            <wp:extent cx="2931290" cy="5922010"/>
            <wp:effectExtent l="0" t="0" r="2540" b="0"/>
            <wp:docPr id="1130807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7329" cy="5934211"/>
                    </a:xfrm>
                    <a:prstGeom prst="rect">
                      <a:avLst/>
                    </a:prstGeom>
                    <a:noFill/>
                  </pic:spPr>
                </pic:pic>
              </a:graphicData>
            </a:graphic>
          </wp:inline>
        </w:drawing>
      </w:r>
    </w:p>
    <w:p w14:paraId="1B3721DF" w14:textId="702278E8" w:rsidR="00E3406C" w:rsidRDefault="00E3406C" w:rsidP="00233519">
      <w:r w:rsidRPr="00C10929">
        <w:rPr>
          <w:b/>
          <w:bCs/>
        </w:rPr>
        <w:t xml:space="preserve">Figure </w:t>
      </w:r>
      <w:r w:rsidR="00C10929">
        <w:rPr>
          <w:b/>
          <w:bCs/>
        </w:rPr>
        <w:t>4</w:t>
      </w:r>
      <w:r>
        <w:t xml:space="preserve">. </w:t>
      </w:r>
      <w:r w:rsidR="00E75103">
        <w:t xml:space="preserve">Performance comparison between (a) VisCalcML (b) Panwar’s model, and (c) CosmoTherm at predicting KV </w:t>
      </w:r>
      <w:r w:rsidR="00C10929">
        <w:t>of PAO-like molecules of test set.</w:t>
      </w:r>
    </w:p>
    <w:p w14:paraId="6C38358D" w14:textId="77777777" w:rsidR="00FC0861" w:rsidRDefault="00FC0861" w:rsidP="00534128"/>
    <w:p w14:paraId="34A09041" w14:textId="77777777" w:rsidR="00FC0861" w:rsidRDefault="00FC0861" w:rsidP="00534128"/>
    <w:p w14:paraId="38BC5F6A" w14:textId="77777777" w:rsidR="00FC0861" w:rsidRDefault="00FC0861" w:rsidP="00534128"/>
    <w:p w14:paraId="5D30B097" w14:textId="25717D59" w:rsidR="00FC0861" w:rsidRDefault="00FC0861" w:rsidP="00534128">
      <w:r>
        <w:rPr>
          <w:noProof/>
        </w:rPr>
        <w:drawing>
          <wp:inline distT="0" distB="0" distL="0" distR="0" wp14:anchorId="77939B85" wp14:editId="715E394E">
            <wp:extent cx="2238375" cy="1822625"/>
            <wp:effectExtent l="0" t="0" r="0" b="0"/>
            <wp:docPr id="1808112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5929" cy="1828776"/>
                    </a:xfrm>
                    <a:prstGeom prst="rect">
                      <a:avLst/>
                    </a:prstGeom>
                    <a:noFill/>
                  </pic:spPr>
                </pic:pic>
              </a:graphicData>
            </a:graphic>
          </wp:inline>
        </w:drawing>
      </w:r>
    </w:p>
    <w:p w14:paraId="056C71B4" w14:textId="112593D8" w:rsidR="00FC0861" w:rsidRDefault="00FC0861" w:rsidP="00534128">
      <w:r>
        <w:t>Figure 6.</w:t>
      </w:r>
    </w:p>
    <w:p w14:paraId="16AAE30F" w14:textId="77777777" w:rsidR="00FC0861" w:rsidRDefault="00FC0861" w:rsidP="00534128"/>
    <w:p w14:paraId="5AC8EEB0" w14:textId="2C3A3059" w:rsidR="0000445E" w:rsidRPr="0000445E" w:rsidRDefault="0000445E" w:rsidP="001A693C">
      <w:pPr>
        <w:pStyle w:val="ListParagraph"/>
        <w:numPr>
          <w:ilvl w:val="0"/>
          <w:numId w:val="2"/>
        </w:numPr>
      </w:pPr>
      <w:r>
        <w:t>Conclusion</w:t>
      </w:r>
    </w:p>
    <w:p w14:paraId="63EF8044" w14:textId="4F35BC79" w:rsidR="00176EC7" w:rsidRPr="0060616E" w:rsidRDefault="00176EC7" w:rsidP="00176EC7">
      <w:pPr>
        <w:spacing w:line="480" w:lineRule="auto"/>
        <w:ind w:firstLine="720"/>
        <w:contextualSpacing/>
        <w:rPr>
          <w:rFonts w:ascii="Times New Roman" w:hAnsi="Times New Roman" w:cs="Times New Roman"/>
          <w:color w:val="0070C0"/>
          <w:sz w:val="24"/>
          <w:szCs w:val="24"/>
        </w:rPr>
      </w:pPr>
    </w:p>
    <w:p w14:paraId="7618ABCF" w14:textId="77777777" w:rsidR="00176EC7" w:rsidRPr="0060616E" w:rsidRDefault="00176EC7" w:rsidP="00176EC7">
      <w:pPr>
        <w:spacing w:line="480" w:lineRule="auto"/>
        <w:contextualSpacing/>
        <w:rPr>
          <w:rFonts w:ascii="Times New Roman" w:hAnsi="Times New Roman" w:cs="Times New Roman"/>
          <w:color w:val="0070C0"/>
          <w:sz w:val="24"/>
          <w:szCs w:val="24"/>
        </w:rPr>
      </w:pPr>
    </w:p>
    <w:p w14:paraId="5BA70B47" w14:textId="2B840EC0" w:rsidR="00176EC7" w:rsidRDefault="00176EC7" w:rsidP="00176EC7">
      <w:pPr>
        <w:pStyle w:val="Heading1"/>
      </w:pPr>
    </w:p>
    <w:p w14:paraId="39F839D5" w14:textId="6C615C00" w:rsidR="00176EC7" w:rsidRPr="0060616E" w:rsidRDefault="00176EC7" w:rsidP="001A693C">
      <w:pPr>
        <w:spacing w:line="360" w:lineRule="auto"/>
        <w:ind w:firstLine="720"/>
        <w:contextualSpacing/>
        <w:jc w:val="center"/>
        <w:rPr>
          <w:rFonts w:ascii="Times New Roman" w:hAnsi="Times New Roman" w:cs="Times New Roman"/>
          <w:color w:val="0070C0"/>
          <w:sz w:val="24"/>
          <w:szCs w:val="24"/>
        </w:rPr>
      </w:pPr>
    </w:p>
    <w:p w14:paraId="3FFC835F" w14:textId="77777777" w:rsidR="007009CA" w:rsidRDefault="007009CA">
      <w:pPr>
        <w:spacing w:line="480" w:lineRule="auto"/>
        <w:contextualSpacing/>
        <w:rPr>
          <w:rFonts w:ascii="Times New Roman" w:hAnsi="Times New Roman" w:cs="Times New Roman"/>
          <w:color w:val="0070C0"/>
          <w:sz w:val="24"/>
          <w:szCs w:val="24"/>
        </w:rPr>
      </w:pPr>
    </w:p>
    <w:p w14:paraId="5FC1EC48" w14:textId="5968A801" w:rsidR="007009CA" w:rsidRDefault="007009CA">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References</w:t>
      </w:r>
    </w:p>
    <w:p w14:paraId="575ADBF3" w14:textId="77777777" w:rsidR="001D27F9" w:rsidRPr="001D27F9" w:rsidRDefault="007009CA" w:rsidP="001D27F9">
      <w:pPr>
        <w:pStyle w:val="EndNoteBibliography"/>
        <w:spacing w:after="0"/>
        <w:ind w:left="720" w:hanging="720"/>
      </w:pPr>
      <w:r>
        <w:rPr>
          <w:rFonts w:ascii="Times New Roman" w:hAnsi="Times New Roman" w:cs="Times New Roman"/>
          <w:color w:val="0070C0"/>
          <w:sz w:val="24"/>
          <w:szCs w:val="24"/>
        </w:rPr>
        <w:fldChar w:fldCharType="begin"/>
      </w:r>
      <w:r>
        <w:rPr>
          <w:rFonts w:ascii="Times New Roman" w:hAnsi="Times New Roman" w:cs="Times New Roman"/>
          <w:color w:val="0070C0"/>
          <w:sz w:val="24"/>
          <w:szCs w:val="24"/>
        </w:rPr>
        <w:instrText xml:space="preserve"> ADDIN EN.REFLIST </w:instrText>
      </w:r>
      <w:r>
        <w:rPr>
          <w:rFonts w:ascii="Times New Roman" w:hAnsi="Times New Roman" w:cs="Times New Roman"/>
          <w:color w:val="0070C0"/>
          <w:sz w:val="24"/>
          <w:szCs w:val="24"/>
        </w:rPr>
        <w:fldChar w:fldCharType="separate"/>
      </w:r>
      <w:r w:rsidR="001D27F9" w:rsidRPr="001D27F9">
        <w:t>(1)</w:t>
      </w:r>
      <w:r w:rsidR="001D27F9" w:rsidRPr="001D27F9">
        <w:tab/>
        <w:t xml:space="preserve">(a) Lillard, J. G.; Jones, W. C.; Anderson, J. A. "Molecular Structure and Properties of Lubricating Oil Components." </w:t>
      </w:r>
      <w:r w:rsidR="001D27F9" w:rsidRPr="001D27F9">
        <w:rPr>
          <w:i/>
        </w:rPr>
        <w:t>Industrial &amp; Engineering Chemistry</w:t>
      </w:r>
      <w:r w:rsidR="001D27F9" w:rsidRPr="001D27F9">
        <w:t xml:space="preserve"> </w:t>
      </w:r>
      <w:r w:rsidR="001D27F9" w:rsidRPr="001D27F9">
        <w:rPr>
          <w:b/>
        </w:rPr>
        <w:t>1952</w:t>
      </w:r>
      <w:r w:rsidR="001D27F9" w:rsidRPr="001D27F9">
        <w:t xml:space="preserve">, </w:t>
      </w:r>
      <w:r w:rsidR="001D27F9" w:rsidRPr="001D27F9">
        <w:rPr>
          <w:i/>
        </w:rPr>
        <w:t>44</w:t>
      </w:r>
      <w:r w:rsidR="001D27F9" w:rsidRPr="001D27F9">
        <w:t xml:space="preserve">, 2623(b) Kioupis, L. I.; Maginn, E. J. "Molecular Simulation of Poly-α-olefin Synthetic Lubricants:  Impact of Molecular Architecture on Performance Properties." </w:t>
      </w:r>
      <w:r w:rsidR="001D27F9" w:rsidRPr="001D27F9">
        <w:rPr>
          <w:i/>
        </w:rPr>
        <w:t>J. Phys. Chem. B</w:t>
      </w:r>
      <w:r w:rsidR="001D27F9" w:rsidRPr="001D27F9">
        <w:t xml:space="preserve"> </w:t>
      </w:r>
      <w:r w:rsidR="001D27F9" w:rsidRPr="001D27F9">
        <w:rPr>
          <w:b/>
        </w:rPr>
        <w:t>1999</w:t>
      </w:r>
      <w:r w:rsidR="001D27F9" w:rsidRPr="001D27F9">
        <w:t xml:space="preserve">, </w:t>
      </w:r>
      <w:r w:rsidR="001D27F9" w:rsidRPr="001D27F9">
        <w:rPr>
          <w:i/>
        </w:rPr>
        <w:t>103</w:t>
      </w:r>
      <w:r w:rsidR="001D27F9" w:rsidRPr="001D27F9">
        <w:t>, 10781.</w:t>
      </w:r>
    </w:p>
    <w:p w14:paraId="00AD63FB" w14:textId="77777777" w:rsidR="001D27F9" w:rsidRPr="001D27F9" w:rsidRDefault="001D27F9" w:rsidP="001D27F9">
      <w:pPr>
        <w:pStyle w:val="EndNoteBibliography"/>
        <w:spacing w:after="0"/>
        <w:ind w:left="720" w:hanging="720"/>
      </w:pPr>
      <w:r w:rsidRPr="001D27F9">
        <w:t>(2)</w:t>
      </w:r>
      <w:r w:rsidRPr="001D27F9">
        <w:tab/>
        <w:t xml:space="preserve">Kapur, G. S.; Sarpal, A. S.; Sarin, R.; Jain, S. K.; Srivastava, S. P.; Bhatnagar, A. K. "Detailed characterisation of polyalphaolefins and their branched structures using multi-pulse NMR techniques." </w:t>
      </w:r>
      <w:r w:rsidRPr="001D27F9">
        <w:rPr>
          <w:i/>
        </w:rPr>
        <w:t>Journal of Synthetic Lubrication</w:t>
      </w:r>
      <w:r w:rsidRPr="001D27F9">
        <w:t xml:space="preserve"> </w:t>
      </w:r>
      <w:r w:rsidRPr="001D27F9">
        <w:rPr>
          <w:b/>
        </w:rPr>
        <w:t>1998</w:t>
      </w:r>
      <w:r w:rsidRPr="001D27F9">
        <w:t xml:space="preserve">, </w:t>
      </w:r>
      <w:r w:rsidRPr="001D27F9">
        <w:rPr>
          <w:i/>
        </w:rPr>
        <w:t>15</w:t>
      </w:r>
      <w:r w:rsidRPr="001D27F9">
        <w:t>, 177.</w:t>
      </w:r>
    </w:p>
    <w:p w14:paraId="59322CBF" w14:textId="77777777" w:rsidR="001D27F9" w:rsidRPr="001D27F9" w:rsidRDefault="001D27F9" w:rsidP="001D27F9">
      <w:pPr>
        <w:pStyle w:val="EndNoteBibliography"/>
        <w:spacing w:after="0"/>
        <w:ind w:left="720" w:hanging="720"/>
      </w:pPr>
      <w:r w:rsidRPr="001D27F9">
        <w:t>(3)</w:t>
      </w:r>
      <w:r w:rsidRPr="001D27F9">
        <w:tab/>
        <w:t xml:space="preserve">Nifant’ev, I. E.; Vinogradov, A. A.; Vinogradov, A. A.; Sedov, I. V.; Dorokhov, V. G.; Lyadov, A. S.; Ivchenko, P. V. "Structurally uniform 1-hexene, 1-octene, and 1-decene oligomers: Zirconocene/MAO-catalyzed preparation, characterization, and prospects of their use as low-viscosity low-temperature oil base stocks." </w:t>
      </w:r>
      <w:r w:rsidRPr="001D27F9">
        <w:rPr>
          <w:i/>
        </w:rPr>
        <w:t>Applied Catalysis A: General</w:t>
      </w:r>
      <w:r w:rsidRPr="001D27F9">
        <w:t xml:space="preserve"> </w:t>
      </w:r>
      <w:r w:rsidRPr="001D27F9">
        <w:rPr>
          <w:b/>
        </w:rPr>
        <w:t>2018</w:t>
      </w:r>
      <w:r w:rsidRPr="001D27F9">
        <w:t xml:space="preserve">, </w:t>
      </w:r>
      <w:r w:rsidRPr="001D27F9">
        <w:rPr>
          <w:i/>
        </w:rPr>
        <w:t>549</w:t>
      </w:r>
      <w:r w:rsidRPr="001D27F9">
        <w:t>, 40.</w:t>
      </w:r>
    </w:p>
    <w:p w14:paraId="095C6710" w14:textId="77777777" w:rsidR="001D27F9" w:rsidRPr="001D27F9" w:rsidRDefault="001D27F9" w:rsidP="001D27F9">
      <w:pPr>
        <w:pStyle w:val="EndNoteBibliography"/>
        <w:spacing w:after="0"/>
        <w:ind w:left="720" w:hanging="720"/>
      </w:pPr>
      <w:r w:rsidRPr="001D27F9">
        <w:lastRenderedPageBreak/>
        <w:t>(4)</w:t>
      </w:r>
      <w:r w:rsidRPr="001D27F9">
        <w:tab/>
        <w:t xml:space="preserve">(a) Fujita, S. "Alkanes as Stereoisomers. Enumeration by the Combination of Two Dichotomies for Three-Dimensional Trees." </w:t>
      </w:r>
      <w:r w:rsidRPr="001D27F9">
        <w:rPr>
          <w:i/>
        </w:rPr>
        <w:t xml:space="preserve">MATCH Commun. Math. Comput. Chem. </w:t>
      </w:r>
      <w:r w:rsidRPr="001D27F9">
        <w:rPr>
          <w:b/>
        </w:rPr>
        <w:t>2007</w:t>
      </w:r>
      <w:r w:rsidRPr="001D27F9">
        <w:t xml:space="preserve">, </w:t>
      </w:r>
      <w:r w:rsidRPr="001D27F9">
        <w:rPr>
          <w:i/>
        </w:rPr>
        <w:t>57</w:t>
      </w:r>
      <w:r w:rsidRPr="001D27F9">
        <w:t xml:space="preserve">, 299(b) Fujita, S. "Numbers of Alkanes and Monosubstituted Alkanes. A Long-Standing Interdisciplinary Problem over 130 Years." </w:t>
      </w:r>
      <w:r w:rsidRPr="001D27F9">
        <w:rPr>
          <w:i/>
        </w:rPr>
        <w:t>Bulletin of The Chemical Society of Japan - BULL CHEM SOC JPN</w:t>
      </w:r>
      <w:r w:rsidRPr="001D27F9">
        <w:t xml:space="preserve"> </w:t>
      </w:r>
      <w:r w:rsidRPr="001D27F9">
        <w:rPr>
          <w:b/>
        </w:rPr>
        <w:t>2010</w:t>
      </w:r>
      <w:r w:rsidRPr="001D27F9">
        <w:t xml:space="preserve">, </w:t>
      </w:r>
      <w:r w:rsidRPr="001D27F9">
        <w:rPr>
          <w:i/>
        </w:rPr>
        <w:t>83</w:t>
      </w:r>
      <w:r w:rsidRPr="001D27F9">
        <w:t>, 1.</w:t>
      </w:r>
    </w:p>
    <w:p w14:paraId="03468BBF" w14:textId="77777777" w:rsidR="001D27F9" w:rsidRPr="001D27F9" w:rsidRDefault="001D27F9" w:rsidP="001D27F9">
      <w:pPr>
        <w:pStyle w:val="EndNoteBibliography"/>
        <w:spacing w:after="0"/>
        <w:ind w:left="720" w:hanging="720"/>
      </w:pPr>
      <w:r w:rsidRPr="001D27F9">
        <w:t>(5)</w:t>
      </w:r>
      <w:r w:rsidRPr="001D27F9">
        <w:tab/>
        <w:t xml:space="preserve">(a) Padilla, P.; Toxvaerd, S. "Self‐diffusion in n‐alkane fluid models." </w:t>
      </w:r>
      <w:r w:rsidRPr="001D27F9">
        <w:rPr>
          <w:i/>
        </w:rPr>
        <w:t>J. Chem. Phys.</w:t>
      </w:r>
      <w:r w:rsidRPr="001D27F9">
        <w:t xml:space="preserve"> </w:t>
      </w:r>
      <w:r w:rsidRPr="001D27F9">
        <w:rPr>
          <w:b/>
        </w:rPr>
        <w:t>1991</w:t>
      </w:r>
      <w:r w:rsidRPr="001D27F9">
        <w:t xml:space="preserve">, </w:t>
      </w:r>
      <w:r w:rsidRPr="001D27F9">
        <w:rPr>
          <w:i/>
        </w:rPr>
        <w:t>94</w:t>
      </w:r>
      <w:r w:rsidRPr="001D27F9">
        <w:t xml:space="preserve">, 5650(b) Cui, S. T.; Gupta, S. A.; Cummings, P. T.; Cochran, H. D. "Molecular dynamics simulations of the rheology of normal decane, hexadecane, and tetracosane." </w:t>
      </w:r>
      <w:r w:rsidRPr="001D27F9">
        <w:rPr>
          <w:i/>
        </w:rPr>
        <w:t>J. Chem. Phys.</w:t>
      </w:r>
      <w:r w:rsidRPr="001D27F9">
        <w:t xml:space="preserve"> </w:t>
      </w:r>
      <w:r w:rsidRPr="001D27F9">
        <w:rPr>
          <w:b/>
        </w:rPr>
        <w:t>1996</w:t>
      </w:r>
      <w:r w:rsidRPr="001D27F9">
        <w:t xml:space="preserve">, </w:t>
      </w:r>
      <w:r w:rsidRPr="001D27F9">
        <w:rPr>
          <w:i/>
        </w:rPr>
        <w:t>105</w:t>
      </w:r>
      <w:r w:rsidRPr="001D27F9">
        <w:t xml:space="preserve">, 1214(c) Cui, S. T.; Cummings, P. T.; Cochran, H. D.; Moore, J. D.; Gupta, S. A. "Nonequilibrium Molecular Dynamics Simulation of the Rheology of Linear and Branched Alkanes." </w:t>
      </w:r>
      <w:r w:rsidRPr="001D27F9">
        <w:rPr>
          <w:i/>
        </w:rPr>
        <w:t>Int. J. Thermophys.</w:t>
      </w:r>
      <w:r w:rsidRPr="001D27F9">
        <w:t xml:space="preserve"> </w:t>
      </w:r>
      <w:r w:rsidRPr="001D27F9">
        <w:rPr>
          <w:b/>
        </w:rPr>
        <w:t>1998</w:t>
      </w:r>
      <w:r w:rsidRPr="001D27F9">
        <w:t xml:space="preserve">, </w:t>
      </w:r>
      <w:r w:rsidRPr="001D27F9">
        <w:rPr>
          <w:i/>
        </w:rPr>
        <w:t>19</w:t>
      </w:r>
      <w:r w:rsidRPr="001D27F9">
        <w:t xml:space="preserve">, 449(d) Martin, M. G.; Siepmann, J. I. "Novel Configurational-Bias Monte Carlo Method for Branched Molecules. Transferable Potentials for Phase Equilibria. 2. United-Atom Description of Branched Alkanes." </w:t>
      </w:r>
      <w:r w:rsidRPr="001D27F9">
        <w:rPr>
          <w:i/>
        </w:rPr>
        <w:t>J. Phys. Chem. B</w:t>
      </w:r>
      <w:r w:rsidRPr="001D27F9">
        <w:t xml:space="preserve"> </w:t>
      </w:r>
      <w:r w:rsidRPr="001D27F9">
        <w:rPr>
          <w:b/>
        </w:rPr>
        <w:t>1999</w:t>
      </w:r>
      <w:r w:rsidRPr="001D27F9">
        <w:t xml:space="preserve">, </w:t>
      </w:r>
      <w:r w:rsidRPr="001D27F9">
        <w:rPr>
          <w:i/>
        </w:rPr>
        <w:t>103</w:t>
      </w:r>
      <w:r w:rsidRPr="001D27F9">
        <w:t xml:space="preserve">, 4508(e) Chang, J.; Sandler, S. I. "Interatomic Lennard-Jones potentials of linear and branched alkanes calibrated by Gibbs ensemble simulations for vapor-liquid equilibria." </w:t>
      </w:r>
      <w:r w:rsidRPr="001D27F9">
        <w:rPr>
          <w:i/>
        </w:rPr>
        <w:t>J. Chem. Phys.</w:t>
      </w:r>
      <w:r w:rsidRPr="001D27F9">
        <w:t xml:space="preserve"> </w:t>
      </w:r>
      <w:r w:rsidRPr="001D27F9">
        <w:rPr>
          <w:b/>
        </w:rPr>
        <w:t>2004</w:t>
      </w:r>
      <w:r w:rsidRPr="001D27F9">
        <w:t xml:space="preserve">, </w:t>
      </w:r>
      <w:r w:rsidRPr="001D27F9">
        <w:rPr>
          <w:i/>
        </w:rPr>
        <w:t>121</w:t>
      </w:r>
      <w:r w:rsidRPr="001D27F9">
        <w:t xml:space="preserve">, 7474(f) Tartaglino, U.; Sivebaek, I. M.; Persson, B. N. J.; Tosatti, E. "Impact of molecular structure on the lubricant squeeze-out between curved surfaces with long range elasticity." </w:t>
      </w:r>
      <w:r w:rsidRPr="001D27F9">
        <w:rPr>
          <w:i/>
        </w:rPr>
        <w:t>J. Chem. Phys.</w:t>
      </w:r>
      <w:r w:rsidRPr="001D27F9">
        <w:t xml:space="preserve"> </w:t>
      </w:r>
      <w:r w:rsidRPr="001D27F9">
        <w:rPr>
          <w:b/>
        </w:rPr>
        <w:t>2006</w:t>
      </w:r>
      <w:r w:rsidRPr="001D27F9">
        <w:t xml:space="preserve">, </w:t>
      </w:r>
      <w:r w:rsidRPr="001D27F9">
        <w:rPr>
          <w:i/>
        </w:rPr>
        <w:t>125</w:t>
      </w:r>
      <w:r w:rsidRPr="001D27F9">
        <w:t xml:space="preserve">(g) Liu, P.; Yu, H.; Ren, N.; Lockwood, F. E.; Wang, Q. J. "Pressure–Viscosity Coefficient of Hydrocarbon Base Oil through Molecular Dynamics Simulations." </w:t>
      </w:r>
      <w:r w:rsidRPr="001D27F9">
        <w:rPr>
          <w:i/>
        </w:rPr>
        <w:t>Tribology Letters</w:t>
      </w:r>
      <w:r w:rsidRPr="001D27F9">
        <w:t xml:space="preserve"> </w:t>
      </w:r>
      <w:r w:rsidRPr="001D27F9">
        <w:rPr>
          <w:b/>
        </w:rPr>
        <w:t>2015</w:t>
      </w:r>
      <w:r w:rsidRPr="001D27F9">
        <w:t xml:space="preserve">, </w:t>
      </w:r>
      <w:r w:rsidRPr="001D27F9">
        <w:rPr>
          <w:i/>
        </w:rPr>
        <w:t>60</w:t>
      </w:r>
      <w:r w:rsidRPr="001D27F9">
        <w:t xml:space="preserve">, 34(h) Panwar, P.; Yang, Q.; Martini, A. "Temperature-Dependent Density and Viscosity Prediction for Hydrocarbons: Machine Learning and Molecular Dynamics Simulations." </w:t>
      </w:r>
      <w:r w:rsidRPr="001D27F9">
        <w:rPr>
          <w:i/>
        </w:rPr>
        <w:t>Journal of Chemical Information and Modeling</w:t>
      </w:r>
      <w:r w:rsidRPr="001D27F9">
        <w:t xml:space="preserve"> </w:t>
      </w:r>
      <w:r w:rsidRPr="001D27F9">
        <w:rPr>
          <w:b/>
        </w:rPr>
        <w:t>2023</w:t>
      </w:r>
      <w:r w:rsidRPr="001D27F9">
        <w:t xml:space="preserve">(i) Kajita, S.; Kinjo, T.; Nishi, T. "Autonomous molecular design by Monte-Carlo tree search and rapid evaluations using molecular dynamics simulations." </w:t>
      </w:r>
      <w:r w:rsidRPr="001D27F9">
        <w:rPr>
          <w:i/>
        </w:rPr>
        <w:t>Communications Physics</w:t>
      </w:r>
      <w:r w:rsidRPr="001D27F9">
        <w:t xml:space="preserve"> </w:t>
      </w:r>
      <w:r w:rsidRPr="001D27F9">
        <w:rPr>
          <w:b/>
        </w:rPr>
        <w:t>2020</w:t>
      </w:r>
      <w:r w:rsidRPr="001D27F9">
        <w:t xml:space="preserve">, </w:t>
      </w:r>
      <w:r w:rsidRPr="001D27F9">
        <w:rPr>
          <w:i/>
        </w:rPr>
        <w:t>3</w:t>
      </w:r>
      <w:r w:rsidRPr="001D27F9">
        <w:t>, 77.</w:t>
      </w:r>
    </w:p>
    <w:p w14:paraId="50490699" w14:textId="77777777" w:rsidR="001D27F9" w:rsidRPr="001D27F9" w:rsidRDefault="001D27F9" w:rsidP="001D27F9">
      <w:pPr>
        <w:pStyle w:val="EndNoteBibliography"/>
        <w:spacing w:after="0"/>
        <w:ind w:left="720" w:hanging="720"/>
      </w:pPr>
      <w:r w:rsidRPr="001D27F9">
        <w:t>(6)</w:t>
      </w:r>
      <w:r w:rsidRPr="001D27F9">
        <w:tab/>
        <w:t xml:space="preserve">Cardona, L. F.; Forero, L. A.; Velásquez, J. A. "Extension of a Group Contribution Method to Predict Viscosity Based on Momentum Transport Theory Using a Modified Peng–Robinson EoS." </w:t>
      </w:r>
      <w:r w:rsidRPr="001D27F9">
        <w:rPr>
          <w:i/>
        </w:rPr>
        <w:t>Industrial &amp; Engineering Chemistry Research</w:t>
      </w:r>
      <w:r w:rsidRPr="001D27F9">
        <w:t xml:space="preserve"> </w:t>
      </w:r>
      <w:r w:rsidRPr="001D27F9">
        <w:rPr>
          <w:b/>
        </w:rPr>
        <w:t>2021</w:t>
      </w:r>
      <w:r w:rsidRPr="001D27F9">
        <w:t xml:space="preserve">, </w:t>
      </w:r>
      <w:r w:rsidRPr="001D27F9">
        <w:rPr>
          <w:i/>
        </w:rPr>
        <w:t>60</w:t>
      </w:r>
      <w:r w:rsidRPr="001D27F9">
        <w:t>, 14903.</w:t>
      </w:r>
    </w:p>
    <w:p w14:paraId="35752A5F" w14:textId="77777777" w:rsidR="001D27F9" w:rsidRPr="001D27F9" w:rsidRDefault="001D27F9" w:rsidP="001D27F9">
      <w:pPr>
        <w:pStyle w:val="EndNoteBibliography"/>
        <w:spacing w:after="0"/>
        <w:ind w:left="720" w:hanging="720"/>
      </w:pPr>
      <w:r w:rsidRPr="001D27F9">
        <w:t>(7)</w:t>
      </w:r>
      <w:r w:rsidRPr="001D27F9">
        <w:tab/>
        <w:t xml:space="preserve">Saldana, D. A.; Starck, L.; Mougin, P.; Rousseau, B.; Ferrando, N.; Creton, B. "Prediction of Density and Viscosity of Biofuel Compounds Using Machine Learning Methods." </w:t>
      </w:r>
      <w:r w:rsidRPr="001D27F9">
        <w:rPr>
          <w:i/>
        </w:rPr>
        <w:t>Energy &amp; Fuels</w:t>
      </w:r>
      <w:r w:rsidRPr="001D27F9">
        <w:t xml:space="preserve"> </w:t>
      </w:r>
      <w:r w:rsidRPr="001D27F9">
        <w:rPr>
          <w:b/>
        </w:rPr>
        <w:t>2012</w:t>
      </w:r>
      <w:r w:rsidRPr="001D27F9">
        <w:t xml:space="preserve">, </w:t>
      </w:r>
      <w:r w:rsidRPr="001D27F9">
        <w:rPr>
          <w:i/>
        </w:rPr>
        <w:t>26</w:t>
      </w:r>
      <w:r w:rsidRPr="001D27F9">
        <w:t>, 2416.</w:t>
      </w:r>
    </w:p>
    <w:p w14:paraId="7E11CAB3" w14:textId="77777777" w:rsidR="001D27F9" w:rsidRPr="001D27F9" w:rsidRDefault="001D27F9" w:rsidP="001D27F9">
      <w:pPr>
        <w:pStyle w:val="EndNoteBibliography"/>
        <w:spacing w:after="0"/>
        <w:ind w:left="720" w:hanging="720"/>
      </w:pPr>
      <w:r w:rsidRPr="001D27F9">
        <w:t>(8)</w:t>
      </w:r>
      <w:r w:rsidRPr="001D27F9">
        <w:tab/>
        <w:t xml:space="preserve">(a) Paduszyński, K.; Domańska, U. "Viscosity of Ionic Liquids: An Extensive Database and a New Group Contribution Model Based on a Feed-Forward Artificial Neural Network." </w:t>
      </w:r>
      <w:r w:rsidRPr="001D27F9">
        <w:rPr>
          <w:i/>
        </w:rPr>
        <w:t>Journal of Chemical Information and Modeling</w:t>
      </w:r>
      <w:r w:rsidRPr="001D27F9">
        <w:t xml:space="preserve"> </w:t>
      </w:r>
      <w:r w:rsidRPr="001D27F9">
        <w:rPr>
          <w:b/>
        </w:rPr>
        <w:t>2014</w:t>
      </w:r>
      <w:r w:rsidRPr="001D27F9">
        <w:t xml:space="preserve">, </w:t>
      </w:r>
      <w:r w:rsidRPr="001D27F9">
        <w:rPr>
          <w:i/>
        </w:rPr>
        <w:t>54</w:t>
      </w:r>
      <w:r w:rsidRPr="001D27F9">
        <w:t xml:space="preserve">, 1311(b) Beckner, W.; Mao, C. M.; Pfaendtner, J. "Statistical models are able to predict ionic liquid viscosity across a wide range of chemical functionalities and experimental conditions." </w:t>
      </w:r>
      <w:r w:rsidRPr="001D27F9">
        <w:rPr>
          <w:i/>
        </w:rPr>
        <w:t>Molecular Systems Design &amp; Engineering</w:t>
      </w:r>
      <w:r w:rsidRPr="001D27F9">
        <w:t xml:space="preserve"> </w:t>
      </w:r>
      <w:r w:rsidRPr="001D27F9">
        <w:rPr>
          <w:b/>
        </w:rPr>
        <w:t>2018</w:t>
      </w:r>
      <w:r w:rsidRPr="001D27F9">
        <w:t xml:space="preserve">, </w:t>
      </w:r>
      <w:r w:rsidRPr="001D27F9">
        <w:rPr>
          <w:i/>
        </w:rPr>
        <w:t>3</w:t>
      </w:r>
      <w:r w:rsidRPr="001D27F9">
        <w:t>, 253.</w:t>
      </w:r>
    </w:p>
    <w:p w14:paraId="48E22B29" w14:textId="77777777" w:rsidR="001D27F9" w:rsidRPr="001D27F9" w:rsidRDefault="001D27F9" w:rsidP="001D27F9">
      <w:pPr>
        <w:pStyle w:val="EndNoteBibliography"/>
        <w:spacing w:after="0"/>
        <w:ind w:left="720" w:hanging="720"/>
      </w:pPr>
      <w:r w:rsidRPr="001D27F9">
        <w:t>(9)</w:t>
      </w:r>
      <w:r w:rsidRPr="001D27F9">
        <w:tab/>
        <w:t xml:space="preserve">Avula, N. V. S.; Veesam, S. K.; Behera, S.; Balasubramanian, S. "Building robust machine learning models for small chemical science data: the case of shear viscosity of fluids." </w:t>
      </w:r>
      <w:r w:rsidRPr="001D27F9">
        <w:rPr>
          <w:i/>
        </w:rPr>
        <w:t>Machine Learning: Science and Technology</w:t>
      </w:r>
      <w:r w:rsidRPr="001D27F9">
        <w:t xml:space="preserve"> </w:t>
      </w:r>
      <w:r w:rsidRPr="001D27F9">
        <w:rPr>
          <w:b/>
        </w:rPr>
        <w:t>2022</w:t>
      </w:r>
      <w:r w:rsidRPr="001D27F9">
        <w:t xml:space="preserve">, </w:t>
      </w:r>
      <w:r w:rsidRPr="001D27F9">
        <w:rPr>
          <w:i/>
        </w:rPr>
        <w:t>3</w:t>
      </w:r>
      <w:r w:rsidRPr="001D27F9">
        <w:t>, 045032.</w:t>
      </w:r>
    </w:p>
    <w:p w14:paraId="1C6210EC" w14:textId="77777777" w:rsidR="001D27F9" w:rsidRPr="001D27F9" w:rsidRDefault="001D27F9" w:rsidP="001D27F9">
      <w:pPr>
        <w:pStyle w:val="EndNoteBibliography"/>
        <w:spacing w:after="0"/>
        <w:ind w:left="720" w:hanging="720"/>
      </w:pPr>
      <w:r w:rsidRPr="001D27F9">
        <w:t>(10)</w:t>
      </w:r>
      <w:r w:rsidRPr="001D27F9">
        <w:tab/>
        <w:t xml:space="preserve">Santak, P.; Conduit, G. "Predicting physical properties of alkanes with neural networks." </w:t>
      </w:r>
      <w:r w:rsidRPr="001D27F9">
        <w:rPr>
          <w:i/>
        </w:rPr>
        <w:t>Fluid Phase Equilibria</w:t>
      </w:r>
      <w:r w:rsidRPr="001D27F9">
        <w:t xml:space="preserve"> </w:t>
      </w:r>
      <w:r w:rsidRPr="001D27F9">
        <w:rPr>
          <w:b/>
        </w:rPr>
        <w:t>2019</w:t>
      </w:r>
      <w:r w:rsidRPr="001D27F9">
        <w:t xml:space="preserve">, </w:t>
      </w:r>
      <w:r w:rsidRPr="001D27F9">
        <w:rPr>
          <w:i/>
        </w:rPr>
        <w:t>501</w:t>
      </w:r>
      <w:r w:rsidRPr="001D27F9">
        <w:t>, 112259.</w:t>
      </w:r>
    </w:p>
    <w:p w14:paraId="3D108417" w14:textId="77777777" w:rsidR="001D27F9" w:rsidRPr="001D27F9" w:rsidRDefault="001D27F9" w:rsidP="001D27F9">
      <w:pPr>
        <w:pStyle w:val="EndNoteBibliography"/>
        <w:spacing w:after="0"/>
        <w:ind w:left="720" w:hanging="720"/>
      </w:pPr>
      <w:r w:rsidRPr="001D27F9">
        <w:t>(11)</w:t>
      </w:r>
      <w:r w:rsidRPr="001D27F9">
        <w:tab/>
        <w:t xml:space="preserve">Yap, C. W. "PaDEL-descriptor: An open source software to calculate molecular descriptors and fingerprints." </w:t>
      </w:r>
      <w:r w:rsidRPr="001D27F9">
        <w:rPr>
          <w:i/>
        </w:rPr>
        <w:t>J. Comput. Chem.</w:t>
      </w:r>
      <w:r w:rsidRPr="001D27F9">
        <w:t xml:space="preserve"> </w:t>
      </w:r>
      <w:r w:rsidRPr="001D27F9">
        <w:rPr>
          <w:b/>
        </w:rPr>
        <w:t>2011</w:t>
      </w:r>
      <w:r w:rsidRPr="001D27F9">
        <w:t xml:space="preserve">, </w:t>
      </w:r>
      <w:r w:rsidRPr="001D27F9">
        <w:rPr>
          <w:i/>
        </w:rPr>
        <w:t>32</w:t>
      </w:r>
      <w:r w:rsidRPr="001D27F9">
        <w:t>, 1466.</w:t>
      </w:r>
    </w:p>
    <w:p w14:paraId="04BC9CF4" w14:textId="77777777" w:rsidR="001D27F9" w:rsidRPr="001D27F9" w:rsidRDefault="001D27F9" w:rsidP="001D27F9">
      <w:pPr>
        <w:pStyle w:val="EndNoteBibliography"/>
        <w:spacing w:after="0"/>
        <w:ind w:left="720" w:hanging="720"/>
      </w:pPr>
      <w:r w:rsidRPr="001D27F9">
        <w:t>(12)</w:t>
      </w:r>
      <w:r w:rsidRPr="001D27F9">
        <w:tab/>
        <w:t xml:space="preserve">Sander, T.; Freyss, J.; von Korff, M.; Rufener, C. "DataWarrior: An Open-Source Program For Chemistry Aware Data Visualization And Analysis." </w:t>
      </w:r>
      <w:r w:rsidRPr="001D27F9">
        <w:rPr>
          <w:i/>
        </w:rPr>
        <w:t>Journal of Chemical Information and Modeling</w:t>
      </w:r>
      <w:r w:rsidRPr="001D27F9">
        <w:t xml:space="preserve"> </w:t>
      </w:r>
      <w:r w:rsidRPr="001D27F9">
        <w:rPr>
          <w:b/>
        </w:rPr>
        <w:t>2015</w:t>
      </w:r>
      <w:r w:rsidRPr="001D27F9">
        <w:t xml:space="preserve">, </w:t>
      </w:r>
      <w:r w:rsidRPr="001D27F9">
        <w:rPr>
          <w:i/>
        </w:rPr>
        <w:t>55</w:t>
      </w:r>
      <w:r w:rsidRPr="001D27F9">
        <w:t>, 460.</w:t>
      </w:r>
    </w:p>
    <w:p w14:paraId="05147954" w14:textId="77777777" w:rsidR="001D27F9" w:rsidRPr="001D27F9" w:rsidRDefault="001D27F9" w:rsidP="001D27F9">
      <w:pPr>
        <w:pStyle w:val="EndNoteBibliography"/>
        <w:spacing w:after="0"/>
        <w:ind w:left="720" w:hanging="720"/>
      </w:pPr>
      <w:r w:rsidRPr="001D27F9">
        <w:lastRenderedPageBreak/>
        <w:t>(13)</w:t>
      </w:r>
      <w:r w:rsidRPr="001D27F9">
        <w:tab/>
        <w:t xml:space="preserve">(a) Delley, B. "From molecules to solids with the DMol3 approach." </w:t>
      </w:r>
      <w:r w:rsidRPr="001D27F9">
        <w:rPr>
          <w:i/>
        </w:rPr>
        <w:t>J. Chem. Phys.</w:t>
      </w:r>
      <w:r w:rsidRPr="001D27F9">
        <w:t xml:space="preserve"> </w:t>
      </w:r>
      <w:r w:rsidRPr="001D27F9">
        <w:rPr>
          <w:b/>
        </w:rPr>
        <w:t>2000</w:t>
      </w:r>
      <w:r w:rsidRPr="001D27F9">
        <w:t xml:space="preserve">, </w:t>
      </w:r>
      <w:r w:rsidRPr="001D27F9">
        <w:rPr>
          <w:i/>
        </w:rPr>
        <w:t>113</w:t>
      </w:r>
      <w:r w:rsidRPr="001D27F9">
        <w:t xml:space="preserve">, 7756(b) Perdew, J. P.; Burke, K.; Ernzerhof, M. "Generalized Gradient Approximation Made Simple." </w:t>
      </w:r>
      <w:r w:rsidRPr="001D27F9">
        <w:rPr>
          <w:i/>
        </w:rPr>
        <w:t>Phys. Rev. Lett.</w:t>
      </w:r>
      <w:r w:rsidRPr="001D27F9">
        <w:t xml:space="preserve"> </w:t>
      </w:r>
      <w:r w:rsidRPr="001D27F9">
        <w:rPr>
          <w:b/>
        </w:rPr>
        <w:t>1996</w:t>
      </w:r>
      <w:r w:rsidRPr="001D27F9">
        <w:t xml:space="preserve">, </w:t>
      </w:r>
      <w:r w:rsidRPr="001D27F9">
        <w:rPr>
          <w:i/>
        </w:rPr>
        <w:t>77</w:t>
      </w:r>
      <w:r w:rsidRPr="001D27F9">
        <w:t>, 3865.</w:t>
      </w:r>
    </w:p>
    <w:p w14:paraId="5148FDDE" w14:textId="77777777" w:rsidR="001D27F9" w:rsidRPr="001D27F9" w:rsidRDefault="001D27F9" w:rsidP="001D27F9">
      <w:pPr>
        <w:pStyle w:val="EndNoteBibliography"/>
        <w:spacing w:after="0"/>
        <w:ind w:left="720" w:hanging="720"/>
      </w:pPr>
      <w:r w:rsidRPr="001D27F9">
        <w:t>(14)</w:t>
      </w:r>
      <w:r w:rsidRPr="001D27F9">
        <w:tab/>
        <w:t xml:space="preserve">Klamt, A. "Conductor-like Screening Model for Real Solvents: A New Approach to the Quantitative Calculation of Solvation Phenomena." </w:t>
      </w:r>
      <w:r w:rsidRPr="001D27F9">
        <w:rPr>
          <w:i/>
        </w:rPr>
        <w:t>The Journal of Physical Chemistry</w:t>
      </w:r>
      <w:r w:rsidRPr="001D27F9">
        <w:t xml:space="preserve"> </w:t>
      </w:r>
      <w:r w:rsidRPr="001D27F9">
        <w:rPr>
          <w:b/>
        </w:rPr>
        <w:t>1995</w:t>
      </w:r>
      <w:r w:rsidRPr="001D27F9">
        <w:t xml:space="preserve">, </w:t>
      </w:r>
      <w:r w:rsidRPr="001D27F9">
        <w:rPr>
          <w:i/>
        </w:rPr>
        <w:t>99</w:t>
      </w:r>
      <w:r w:rsidRPr="001D27F9">
        <w:t>, 2224.</w:t>
      </w:r>
    </w:p>
    <w:p w14:paraId="4D7460AC" w14:textId="416C1955" w:rsidR="001D27F9" w:rsidRPr="001D27F9" w:rsidRDefault="001D27F9" w:rsidP="001D27F9">
      <w:pPr>
        <w:pStyle w:val="EndNoteBibliography"/>
        <w:spacing w:after="0"/>
        <w:ind w:left="720" w:hanging="720"/>
      </w:pPr>
      <w:r w:rsidRPr="001D27F9">
        <w:t>(15)</w:t>
      </w:r>
      <w:r w:rsidRPr="001D27F9">
        <w:tab/>
        <w:t xml:space="preserve">“RDKit: Open-source cheminformatics.,” </w:t>
      </w:r>
      <w:hyperlink r:id="rId19" w:history="1">
        <w:r w:rsidRPr="001D27F9">
          <w:rPr>
            <w:rStyle w:val="Hyperlink"/>
          </w:rPr>
          <w:t>https://www.rdkit.org</w:t>
        </w:r>
      </w:hyperlink>
      <w:r w:rsidRPr="001D27F9">
        <w:t xml:space="preserve"> (accessed </w:t>
      </w:r>
    </w:p>
    <w:p w14:paraId="13BC666E" w14:textId="125B0BC5" w:rsidR="001D27F9" w:rsidRPr="001D27F9" w:rsidRDefault="001D27F9" w:rsidP="001D27F9">
      <w:pPr>
        <w:pStyle w:val="EndNoteBibliography"/>
        <w:spacing w:after="0"/>
        <w:ind w:left="720" w:hanging="720"/>
      </w:pPr>
      <w:r w:rsidRPr="001D27F9">
        <w:t>(16)</w:t>
      </w:r>
      <w:r w:rsidRPr="001D27F9">
        <w:tab/>
        <w:t xml:space="preserve">(a) Moriwaki, H.; Tian, Y.-S.; Kawashita, N.; Takagi, T. "Mordred: a molecular descriptor calculator." </w:t>
      </w:r>
      <w:r w:rsidRPr="001D27F9">
        <w:rPr>
          <w:i/>
        </w:rPr>
        <w:t>Journal of Cheminformatics</w:t>
      </w:r>
      <w:r w:rsidRPr="001D27F9">
        <w:t xml:space="preserve"> </w:t>
      </w:r>
      <w:r w:rsidRPr="001D27F9">
        <w:rPr>
          <w:b/>
        </w:rPr>
        <w:t>2018</w:t>
      </w:r>
      <w:r w:rsidRPr="001D27F9">
        <w:t xml:space="preserve">, </w:t>
      </w:r>
      <w:r w:rsidRPr="001D27F9">
        <w:rPr>
          <w:i/>
        </w:rPr>
        <w:t>10</w:t>
      </w:r>
      <w:r w:rsidRPr="001D27F9">
        <w:t xml:space="preserve">, 4(b) “mordredcommunity: Community maintained version of mordred molecular descriptor calculator,” </w:t>
      </w:r>
      <w:hyperlink r:id="rId20" w:history="1">
        <w:r w:rsidRPr="001D27F9">
          <w:rPr>
            <w:rStyle w:val="Hyperlink"/>
          </w:rPr>
          <w:t>https://github.com/JacksonBurns/mordred-community</w:t>
        </w:r>
      </w:hyperlink>
      <w:r w:rsidRPr="001D27F9">
        <w:t xml:space="preserve"> (accessed </w:t>
      </w:r>
    </w:p>
    <w:p w14:paraId="177BE3A7" w14:textId="77777777" w:rsidR="001D27F9" w:rsidRPr="001D27F9" w:rsidRDefault="001D27F9" w:rsidP="001D27F9">
      <w:pPr>
        <w:pStyle w:val="EndNoteBibliography"/>
        <w:spacing w:after="0"/>
        <w:ind w:left="720" w:hanging="720"/>
      </w:pPr>
      <w:r w:rsidRPr="001D27F9">
        <w:t>(17)</w:t>
      </w:r>
      <w:r w:rsidRPr="001D27F9">
        <w:tab/>
        <w:t xml:space="preserve">Boldini, D.; Ballabio, D.; Consonni, V.; Todeschini, R.; Grisoni, F.; Sieber, S. A. "Effectiveness of molecular fingerprints for exploring the chemical space of natural products." </w:t>
      </w:r>
      <w:r w:rsidRPr="001D27F9">
        <w:rPr>
          <w:i/>
        </w:rPr>
        <w:t>Journal of Cheminformatics</w:t>
      </w:r>
      <w:r w:rsidRPr="001D27F9">
        <w:t xml:space="preserve"> </w:t>
      </w:r>
      <w:r w:rsidRPr="001D27F9">
        <w:rPr>
          <w:b/>
        </w:rPr>
        <w:t>2024</w:t>
      </w:r>
      <w:r w:rsidRPr="001D27F9">
        <w:t xml:space="preserve">, </w:t>
      </w:r>
      <w:r w:rsidRPr="001D27F9">
        <w:rPr>
          <w:i/>
        </w:rPr>
        <w:t>16</w:t>
      </w:r>
      <w:r w:rsidRPr="001D27F9">
        <w:t>, 35.</w:t>
      </w:r>
    </w:p>
    <w:p w14:paraId="6F71ABCB" w14:textId="77777777" w:rsidR="001D27F9" w:rsidRPr="001D27F9" w:rsidRDefault="001D27F9" w:rsidP="001D27F9">
      <w:pPr>
        <w:pStyle w:val="EndNoteBibliography"/>
        <w:spacing w:after="0"/>
        <w:ind w:left="720" w:hanging="720"/>
      </w:pPr>
      <w:r w:rsidRPr="001D27F9">
        <w:t>(18)</w:t>
      </w:r>
      <w:r w:rsidRPr="001D27F9">
        <w:tab/>
        <w:t xml:space="preserve">(a) Morgan, H. L. "The Generation of a Unique Machine Description for Chemical Structures-A Technique Developed at Chemical Abstracts Service." </w:t>
      </w:r>
      <w:r w:rsidRPr="001D27F9">
        <w:rPr>
          <w:i/>
        </w:rPr>
        <w:t>Journal of Chemical Documentation</w:t>
      </w:r>
      <w:r w:rsidRPr="001D27F9">
        <w:t xml:space="preserve"> </w:t>
      </w:r>
      <w:r w:rsidRPr="001D27F9">
        <w:rPr>
          <w:b/>
        </w:rPr>
        <w:t>1965</w:t>
      </w:r>
      <w:r w:rsidRPr="001D27F9">
        <w:t xml:space="preserve">, </w:t>
      </w:r>
      <w:r w:rsidRPr="001D27F9">
        <w:rPr>
          <w:i/>
        </w:rPr>
        <w:t>5</w:t>
      </w:r>
      <w:r w:rsidRPr="001D27F9">
        <w:t xml:space="preserve">, 107(b) Rogers, D.; Hahn, M. "Extended-Connectivity Fingerprints." </w:t>
      </w:r>
      <w:r w:rsidRPr="001D27F9">
        <w:rPr>
          <w:i/>
        </w:rPr>
        <w:t>Journal of Chemical Information and Modeling</w:t>
      </w:r>
      <w:r w:rsidRPr="001D27F9">
        <w:t xml:space="preserve"> </w:t>
      </w:r>
      <w:r w:rsidRPr="001D27F9">
        <w:rPr>
          <w:b/>
        </w:rPr>
        <w:t>2010</w:t>
      </w:r>
      <w:r w:rsidRPr="001D27F9">
        <w:t xml:space="preserve">, </w:t>
      </w:r>
      <w:r w:rsidRPr="001D27F9">
        <w:rPr>
          <w:i/>
        </w:rPr>
        <w:t>50</w:t>
      </w:r>
      <w:r w:rsidRPr="001D27F9">
        <w:t>, 742.</w:t>
      </w:r>
    </w:p>
    <w:p w14:paraId="23E8CF12" w14:textId="77777777" w:rsidR="001D27F9" w:rsidRPr="001D27F9" w:rsidRDefault="001D27F9" w:rsidP="001D27F9">
      <w:pPr>
        <w:pStyle w:val="EndNoteBibliography"/>
        <w:spacing w:after="0"/>
        <w:ind w:left="720" w:hanging="720"/>
      </w:pPr>
      <w:r w:rsidRPr="001D27F9">
        <w:t>(19)</w:t>
      </w:r>
      <w:r w:rsidRPr="001D27F9">
        <w:tab/>
        <w:t xml:space="preserve">Zhou, H.; Skolnick, J. "Utility of the Morgan Fingerprint in Structure-Based Virtual Ligand Screening." </w:t>
      </w:r>
      <w:r w:rsidRPr="001D27F9">
        <w:rPr>
          <w:i/>
        </w:rPr>
        <w:t>J. Phys. Chem. B</w:t>
      </w:r>
      <w:r w:rsidRPr="001D27F9">
        <w:t xml:space="preserve"> </w:t>
      </w:r>
      <w:r w:rsidRPr="001D27F9">
        <w:rPr>
          <w:b/>
        </w:rPr>
        <w:t>2024</w:t>
      </w:r>
      <w:r w:rsidRPr="001D27F9">
        <w:t>.</w:t>
      </w:r>
    </w:p>
    <w:p w14:paraId="2668FD58" w14:textId="77777777" w:rsidR="001D27F9" w:rsidRPr="001D27F9" w:rsidRDefault="001D27F9" w:rsidP="001D27F9">
      <w:pPr>
        <w:pStyle w:val="EndNoteBibliography"/>
        <w:spacing w:after="0"/>
        <w:ind w:left="720" w:hanging="720"/>
      </w:pPr>
      <w:r w:rsidRPr="001D27F9">
        <w:t>(20)</w:t>
      </w:r>
      <w:r w:rsidRPr="001D27F9">
        <w:tab/>
        <w:t xml:space="preserve">Tao, L.; Varshney, V.; Li, Y. "Benchmarking Machine Learning Models for Polymer Informatics: An Example of Glass Transition Temperature." </w:t>
      </w:r>
      <w:r w:rsidRPr="001D27F9">
        <w:rPr>
          <w:i/>
        </w:rPr>
        <w:t>Journal of Chemical Information and Modeling</w:t>
      </w:r>
      <w:r w:rsidRPr="001D27F9">
        <w:t xml:space="preserve"> </w:t>
      </w:r>
      <w:r w:rsidRPr="001D27F9">
        <w:rPr>
          <w:b/>
        </w:rPr>
        <w:t>2021</w:t>
      </w:r>
      <w:r w:rsidRPr="001D27F9">
        <w:t xml:space="preserve">, </w:t>
      </w:r>
      <w:r w:rsidRPr="001D27F9">
        <w:rPr>
          <w:i/>
        </w:rPr>
        <w:t>61</w:t>
      </w:r>
      <w:r w:rsidRPr="001D27F9">
        <w:t>, 5395.</w:t>
      </w:r>
    </w:p>
    <w:p w14:paraId="3EECA3D9" w14:textId="77777777" w:rsidR="001D27F9" w:rsidRPr="001D27F9" w:rsidRDefault="001D27F9" w:rsidP="001D27F9">
      <w:pPr>
        <w:pStyle w:val="EndNoteBibliography"/>
        <w:spacing w:after="0"/>
        <w:ind w:left="720" w:hanging="720"/>
      </w:pPr>
      <w:r w:rsidRPr="001D27F9">
        <w:t>(21)</w:t>
      </w:r>
      <w:r w:rsidRPr="001D27F9">
        <w:tab/>
        <w:t xml:space="preserve">Pólya, G. "Kombinatorische Anzahlbestimmungen für Gruppen, Graphen und chemische Verbindungen." </w:t>
      </w:r>
      <w:r w:rsidRPr="001D27F9">
        <w:rPr>
          <w:i/>
        </w:rPr>
        <w:t>Acta Mathematica</w:t>
      </w:r>
      <w:r w:rsidRPr="001D27F9">
        <w:t xml:space="preserve"> </w:t>
      </w:r>
      <w:r w:rsidRPr="001D27F9">
        <w:rPr>
          <w:b/>
        </w:rPr>
        <w:t>1937</w:t>
      </w:r>
      <w:r w:rsidRPr="001D27F9">
        <w:t xml:space="preserve">, </w:t>
      </w:r>
      <w:r w:rsidRPr="001D27F9">
        <w:rPr>
          <w:i/>
        </w:rPr>
        <w:t>68</w:t>
      </w:r>
      <w:r w:rsidRPr="001D27F9">
        <w:t>, 145.</w:t>
      </w:r>
    </w:p>
    <w:p w14:paraId="4A737935" w14:textId="77777777" w:rsidR="001D27F9" w:rsidRPr="001D27F9" w:rsidRDefault="001D27F9" w:rsidP="001D27F9">
      <w:pPr>
        <w:pStyle w:val="EndNoteBibliography"/>
        <w:spacing w:after="0"/>
        <w:ind w:left="720" w:hanging="720"/>
      </w:pPr>
      <w:r w:rsidRPr="001D27F9">
        <w:t>(22)</w:t>
      </w:r>
      <w:r w:rsidRPr="001D27F9">
        <w:tab/>
        <w:t xml:space="preserve">McKay, B. D.; Yirik, M. A.; Steinbeck, C. "Surge: a fast open-source chemical graph generator." </w:t>
      </w:r>
      <w:r w:rsidRPr="001D27F9">
        <w:rPr>
          <w:i/>
        </w:rPr>
        <w:t>Journal of Cheminformatics</w:t>
      </w:r>
      <w:r w:rsidRPr="001D27F9">
        <w:t xml:space="preserve"> </w:t>
      </w:r>
      <w:r w:rsidRPr="001D27F9">
        <w:rPr>
          <w:b/>
        </w:rPr>
        <w:t>2022</w:t>
      </w:r>
      <w:r w:rsidRPr="001D27F9">
        <w:t xml:space="preserve">, </w:t>
      </w:r>
      <w:r w:rsidRPr="001D27F9">
        <w:rPr>
          <w:i/>
        </w:rPr>
        <w:t>14</w:t>
      </w:r>
      <w:r w:rsidRPr="001D27F9">
        <w:t>, 24.</w:t>
      </w:r>
    </w:p>
    <w:p w14:paraId="03B3AAE9" w14:textId="77777777" w:rsidR="001D27F9" w:rsidRPr="001D27F9" w:rsidRDefault="001D27F9" w:rsidP="001D27F9">
      <w:pPr>
        <w:pStyle w:val="EndNoteBibliography"/>
        <w:spacing w:after="0"/>
        <w:ind w:left="720" w:hanging="720"/>
      </w:pPr>
      <w:r w:rsidRPr="001D27F9">
        <w:t>(23)</w:t>
      </w:r>
      <w:r w:rsidRPr="001D27F9">
        <w:tab/>
        <w:t xml:space="preserve">Hastie, T.; Tibshirani, R.; Friedman, J. In </w:t>
      </w:r>
      <w:r w:rsidRPr="001D27F9">
        <w:rPr>
          <w:i/>
        </w:rPr>
        <w:t>The Elements of Statistical Learning: Data Mining, Inference, and Prediction</w:t>
      </w:r>
      <w:r w:rsidRPr="001D27F9">
        <w:t>; Springer New York: New York, NY, 2009.</w:t>
      </w:r>
    </w:p>
    <w:p w14:paraId="26446CD1" w14:textId="77777777" w:rsidR="001D27F9" w:rsidRPr="001D27F9" w:rsidRDefault="001D27F9" w:rsidP="001D27F9">
      <w:pPr>
        <w:pStyle w:val="EndNoteBibliography"/>
        <w:spacing w:after="0"/>
        <w:ind w:left="720" w:hanging="720"/>
      </w:pPr>
      <w:r w:rsidRPr="001D27F9">
        <w:t>(24)</w:t>
      </w:r>
      <w:r w:rsidRPr="001D27F9">
        <w:tab/>
        <w:t>Ke, G.; Meng, Q.; Finley, T.; Wang, T.; Chen, W.; Ma, W.; Ye, Q.; Liu, T.-Y. Advances in Neural Information Processing Systems, 2017; p 3149.</w:t>
      </w:r>
    </w:p>
    <w:p w14:paraId="75100D92" w14:textId="77777777" w:rsidR="001D27F9" w:rsidRPr="001D27F9" w:rsidRDefault="001D27F9" w:rsidP="001D27F9">
      <w:pPr>
        <w:pStyle w:val="EndNoteBibliography"/>
        <w:spacing w:after="0"/>
        <w:ind w:left="720" w:hanging="720"/>
      </w:pPr>
      <w:r w:rsidRPr="001D27F9">
        <w:t>(25)</w:t>
      </w:r>
      <w:r w:rsidRPr="001D27F9">
        <w:tab/>
        <w:t xml:space="preserve">Pedregosa, F.; Varoquaux, G.; Gramfort, A.; Michel, V.; Thirion, B.; Grisel, O.; Blondel, M.; Prettenhofer, P.; Weiss, R.; Dubourg, V.; Vanderplas, J.; Passos, A.; Cournapeau, D.; Brucher, M.; Perrot, M.; Duchesnay, É. "Scikit-learn: Machine Learning in Python." </w:t>
      </w:r>
      <w:r w:rsidRPr="001D27F9">
        <w:rPr>
          <w:i/>
        </w:rPr>
        <w:t>J. Mach. Learn. Res.</w:t>
      </w:r>
      <w:r w:rsidRPr="001D27F9">
        <w:t xml:space="preserve"> </w:t>
      </w:r>
      <w:r w:rsidRPr="001D27F9">
        <w:rPr>
          <w:b/>
        </w:rPr>
        <w:t>2011</w:t>
      </w:r>
      <w:r w:rsidRPr="001D27F9">
        <w:t xml:space="preserve">, </w:t>
      </w:r>
      <w:r w:rsidRPr="001D27F9">
        <w:rPr>
          <w:i/>
        </w:rPr>
        <w:t>12</w:t>
      </w:r>
      <w:r w:rsidRPr="001D27F9">
        <w:t>, 2825.</w:t>
      </w:r>
    </w:p>
    <w:p w14:paraId="5DE6BB90" w14:textId="40EAD82F" w:rsidR="001D27F9" w:rsidRPr="001D27F9" w:rsidRDefault="001D27F9" w:rsidP="001D27F9">
      <w:pPr>
        <w:pStyle w:val="EndNoteBibliography"/>
        <w:spacing w:after="0"/>
        <w:ind w:left="720" w:hanging="720"/>
      </w:pPr>
      <w:r w:rsidRPr="001D27F9">
        <w:t>(26)</w:t>
      </w:r>
      <w:r w:rsidRPr="001D27F9">
        <w:tab/>
        <w:t xml:space="preserve">Nogueira, F. “{Bayesian Optimization}: Open source constrained global optimization tool for {Python},” </w:t>
      </w:r>
      <w:hyperlink r:id="rId21" w:history="1">
        <w:r w:rsidRPr="001D27F9">
          <w:rPr>
            <w:rStyle w:val="Hyperlink"/>
          </w:rPr>
          <w:t>https://github.com/bayesian-optimization/BayesianOptimization</w:t>
        </w:r>
      </w:hyperlink>
      <w:r w:rsidRPr="001D27F9">
        <w:t xml:space="preserve"> (accessed </w:t>
      </w:r>
    </w:p>
    <w:p w14:paraId="693B7486" w14:textId="77777777" w:rsidR="001D27F9" w:rsidRPr="001D27F9" w:rsidRDefault="001D27F9" w:rsidP="001D27F9">
      <w:pPr>
        <w:pStyle w:val="EndNoteBibliography"/>
        <w:spacing w:after="0"/>
        <w:ind w:left="720" w:hanging="720"/>
      </w:pPr>
      <w:r w:rsidRPr="001D27F9">
        <w:t>(27)</w:t>
      </w:r>
      <w:r w:rsidRPr="001D27F9">
        <w:tab/>
        <w:t xml:space="preserve">Nasab, S. G.; Semnani, A.; Marini, F.; Biancolillo, A. "Prediction of viscosity index and pour point in ester lubricants using quantitative structure-property relationship (QSPR)." </w:t>
      </w:r>
      <w:r w:rsidRPr="001D27F9">
        <w:rPr>
          <w:i/>
        </w:rPr>
        <w:t>Chemometrics and Intelligent Laboratory Systems</w:t>
      </w:r>
      <w:r w:rsidRPr="001D27F9">
        <w:t xml:space="preserve"> </w:t>
      </w:r>
      <w:r w:rsidRPr="001D27F9">
        <w:rPr>
          <w:b/>
        </w:rPr>
        <w:t>2018</w:t>
      </w:r>
      <w:r w:rsidRPr="001D27F9">
        <w:t xml:space="preserve">, </w:t>
      </w:r>
      <w:r w:rsidRPr="001D27F9">
        <w:rPr>
          <w:i/>
        </w:rPr>
        <w:t>183</w:t>
      </w:r>
      <w:r w:rsidRPr="001D27F9">
        <w:t>, 59.</w:t>
      </w:r>
    </w:p>
    <w:p w14:paraId="52BAD06A" w14:textId="77777777" w:rsidR="001D27F9" w:rsidRPr="001D27F9" w:rsidRDefault="001D27F9" w:rsidP="001D27F9">
      <w:pPr>
        <w:pStyle w:val="EndNoteBibliography"/>
        <w:spacing w:after="0"/>
        <w:ind w:left="720" w:hanging="720"/>
      </w:pPr>
      <w:r w:rsidRPr="001D27F9">
        <w:t>(28)</w:t>
      </w:r>
      <w:r w:rsidRPr="001D27F9">
        <w:tab/>
        <w:t xml:space="preserve">Mathas, D.; Holweger, W.; Wolf, M.; Bohnert, C.; Bakolas, V.; Procelewska, J.; Wang, L.; Bair, S.; Skylaris, C.-K. "Evaluation of Methods for Viscosity Simulations of Lubricants at Different Temperatures and Pressures: A Case Study on PAO-2." </w:t>
      </w:r>
      <w:r w:rsidRPr="001D27F9">
        <w:rPr>
          <w:i/>
        </w:rPr>
        <w:t>Tribology Transactions</w:t>
      </w:r>
      <w:r w:rsidRPr="001D27F9">
        <w:t xml:space="preserve"> </w:t>
      </w:r>
      <w:r w:rsidRPr="001D27F9">
        <w:rPr>
          <w:b/>
        </w:rPr>
        <w:t>2021</w:t>
      </w:r>
      <w:r w:rsidRPr="001D27F9">
        <w:t xml:space="preserve">, </w:t>
      </w:r>
      <w:r w:rsidRPr="001D27F9">
        <w:rPr>
          <w:i/>
        </w:rPr>
        <w:t>64</w:t>
      </w:r>
      <w:r w:rsidRPr="001D27F9">
        <w:t>, 1138.</w:t>
      </w:r>
    </w:p>
    <w:p w14:paraId="5131F740" w14:textId="77777777" w:rsidR="001D27F9" w:rsidRPr="001D27F9" w:rsidRDefault="001D27F9" w:rsidP="001D27F9">
      <w:pPr>
        <w:pStyle w:val="EndNoteBibliography"/>
        <w:spacing w:after="0"/>
        <w:ind w:left="720" w:hanging="720"/>
      </w:pPr>
      <w:r w:rsidRPr="001D27F9">
        <w:t>(29)</w:t>
      </w:r>
      <w:r w:rsidRPr="001D27F9">
        <w:tab/>
        <w:t xml:space="preserve">Solano-Serena, F.; Marchal, R.; Casarégola, S.; Vasnier, C.; Lebeault, J. M.; Vandecasteele, J. P. "A Mycobacterium strain with extended capacities for degradation of gasoline hydrocarbons." </w:t>
      </w:r>
      <w:r w:rsidRPr="001D27F9">
        <w:rPr>
          <w:i/>
        </w:rPr>
        <w:t>Appl. Environ. Microbiol.</w:t>
      </w:r>
      <w:r w:rsidRPr="001D27F9">
        <w:t xml:space="preserve"> </w:t>
      </w:r>
      <w:r w:rsidRPr="001D27F9">
        <w:rPr>
          <w:b/>
        </w:rPr>
        <w:t>2000</w:t>
      </w:r>
      <w:r w:rsidRPr="001D27F9">
        <w:t xml:space="preserve">, </w:t>
      </w:r>
      <w:r w:rsidRPr="001D27F9">
        <w:rPr>
          <w:i/>
        </w:rPr>
        <w:t>66</w:t>
      </w:r>
      <w:r w:rsidRPr="001D27F9">
        <w:t>, 2392.</w:t>
      </w:r>
    </w:p>
    <w:p w14:paraId="35C9868D" w14:textId="77777777" w:rsidR="001D27F9" w:rsidRPr="001D27F9" w:rsidRDefault="001D27F9" w:rsidP="001D27F9">
      <w:pPr>
        <w:pStyle w:val="EndNoteBibliography"/>
        <w:spacing w:after="0"/>
        <w:ind w:left="720" w:hanging="720"/>
      </w:pPr>
      <w:r w:rsidRPr="001D27F9">
        <w:lastRenderedPageBreak/>
        <w:t>(30)</w:t>
      </w:r>
      <w:r w:rsidRPr="001D27F9">
        <w:tab/>
        <w:t xml:space="preserve">Zhao, R.; Mi, P.; Xu, S.; Dong, S. "Structure and Properties of Poly-α-olefins Containing Quaternary Carbon Centers." </w:t>
      </w:r>
      <w:r w:rsidRPr="001D27F9">
        <w:rPr>
          <w:i/>
        </w:rPr>
        <w:t>ACS Omega</w:t>
      </w:r>
      <w:r w:rsidRPr="001D27F9">
        <w:t xml:space="preserve"> </w:t>
      </w:r>
      <w:r w:rsidRPr="001D27F9">
        <w:rPr>
          <w:b/>
        </w:rPr>
        <w:t>2020</w:t>
      </w:r>
      <w:r w:rsidRPr="001D27F9">
        <w:t xml:space="preserve">, </w:t>
      </w:r>
      <w:r w:rsidRPr="001D27F9">
        <w:rPr>
          <w:i/>
        </w:rPr>
        <w:t>5</w:t>
      </w:r>
      <w:r w:rsidRPr="001D27F9">
        <w:t>, 9142.</w:t>
      </w:r>
    </w:p>
    <w:p w14:paraId="6D23E4FE" w14:textId="77777777" w:rsidR="001D27F9" w:rsidRPr="001D27F9" w:rsidRDefault="001D27F9" w:rsidP="001D27F9">
      <w:pPr>
        <w:pStyle w:val="EndNoteBibliography"/>
        <w:spacing w:after="0"/>
        <w:ind w:left="720" w:hanging="720"/>
      </w:pPr>
      <w:r w:rsidRPr="001D27F9">
        <w:t>(31)</w:t>
      </w:r>
      <w:r w:rsidRPr="001D27F9">
        <w:tab/>
        <w:t xml:space="preserve">(a) Hackler, R. A.; Vyavhare, K.; Kennedy, R. M.; Celik, G.; Kanbur, U.; Griffin, P. J.; Sadow, A. D.; Zang, G.; Elgowainy, A.; Sun, P.; Poeppelmeier, K. R.; Erdemir, A.; Delferro, M. "Synthetic Lubricants Derived from Plastic Waste and their Tribological Performance." </w:t>
      </w:r>
      <w:r w:rsidRPr="001D27F9">
        <w:rPr>
          <w:i/>
        </w:rPr>
        <w:t>ChemSusChem</w:t>
      </w:r>
      <w:r w:rsidRPr="001D27F9">
        <w:t xml:space="preserve"> </w:t>
      </w:r>
      <w:r w:rsidRPr="001D27F9">
        <w:rPr>
          <w:b/>
        </w:rPr>
        <w:t>2021</w:t>
      </w:r>
      <w:r w:rsidRPr="001D27F9">
        <w:t xml:space="preserve">, </w:t>
      </w:r>
      <w:r w:rsidRPr="001D27F9">
        <w:rPr>
          <w:i/>
        </w:rPr>
        <w:t>14</w:t>
      </w:r>
      <w:r w:rsidRPr="001D27F9">
        <w:t xml:space="preserve">, 4181(b) Zeng, M.; Lee, Y.-H.; Strong, G.; LaPointe, A. M.; Kocen, A. L.; Qu, Z.; Coates, G. W.; Scott, S. L.; Abu-Omar, M. M. "Chemical Upcycling of Polyethylene to Value-Added α,ω-Divinyl-Functionalized Oligomers." </w:t>
      </w:r>
      <w:r w:rsidRPr="001D27F9">
        <w:rPr>
          <w:i/>
        </w:rPr>
        <w:t>ACS Sustainable Chemistry &amp; Engineering</w:t>
      </w:r>
      <w:r w:rsidRPr="001D27F9">
        <w:t xml:space="preserve"> </w:t>
      </w:r>
      <w:r w:rsidRPr="001D27F9">
        <w:rPr>
          <w:b/>
        </w:rPr>
        <w:t>2021</w:t>
      </w:r>
      <w:r w:rsidRPr="001D27F9">
        <w:t xml:space="preserve">, </w:t>
      </w:r>
      <w:r w:rsidRPr="001D27F9">
        <w:rPr>
          <w:i/>
        </w:rPr>
        <w:t>9</w:t>
      </w:r>
      <w:r w:rsidRPr="001D27F9">
        <w:t xml:space="preserve">, 13926(c) Liu, S.; Kots, P. A.; Vance, B. C.; Danielson, A.; Vlachos, D. G. "Plastic waste to fuels by hydrocracking at mild conditions." </w:t>
      </w:r>
      <w:r w:rsidRPr="001D27F9">
        <w:rPr>
          <w:i/>
        </w:rPr>
        <w:t>Science Advances</w:t>
      </w:r>
      <w:r w:rsidRPr="001D27F9">
        <w:t xml:space="preserve"> </w:t>
      </w:r>
      <w:r w:rsidRPr="001D27F9">
        <w:rPr>
          <w:b/>
        </w:rPr>
        <w:t>2021</w:t>
      </w:r>
      <w:r w:rsidRPr="001D27F9">
        <w:t xml:space="preserve">, </w:t>
      </w:r>
      <w:r w:rsidRPr="001D27F9">
        <w:rPr>
          <w:i/>
        </w:rPr>
        <w:t>7</w:t>
      </w:r>
      <w:r w:rsidRPr="001D27F9">
        <w:t>, eabf8283.</w:t>
      </w:r>
    </w:p>
    <w:p w14:paraId="2CD35EBA" w14:textId="311426DE" w:rsidR="00176EC7" w:rsidRDefault="007009CA">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fldChar w:fldCharType="end"/>
      </w:r>
    </w:p>
    <w:p w14:paraId="0267BFC9" w14:textId="77777777" w:rsidR="00892C90" w:rsidRDefault="00892C90">
      <w:pPr>
        <w:spacing w:line="480" w:lineRule="auto"/>
        <w:contextualSpacing/>
        <w:rPr>
          <w:rFonts w:ascii="Times New Roman" w:hAnsi="Times New Roman" w:cs="Times New Roman"/>
          <w:color w:val="0070C0"/>
          <w:sz w:val="24"/>
          <w:szCs w:val="24"/>
        </w:rPr>
      </w:pPr>
    </w:p>
    <w:tbl>
      <w:tblPr>
        <w:tblStyle w:val="ListTable3-Accent1"/>
        <w:tblW w:w="0" w:type="auto"/>
        <w:tblLook w:val="04A0" w:firstRow="1" w:lastRow="0" w:firstColumn="1" w:lastColumn="0" w:noHBand="0" w:noVBand="1"/>
      </w:tblPr>
      <w:tblGrid>
        <w:gridCol w:w="5170"/>
        <w:gridCol w:w="1689"/>
      </w:tblGrid>
      <w:tr w:rsidR="00892C90" w14:paraId="15C4786D" w14:textId="77777777" w:rsidTr="001A69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3942F0D6" w14:textId="612AC543" w:rsidR="00892C90" w:rsidRPr="001A693C" w:rsidRDefault="00892C90">
            <w:pPr>
              <w:spacing w:line="480" w:lineRule="auto"/>
              <w:contextualSpacing/>
              <w:rPr>
                <w:rFonts w:ascii="Times New Roman" w:hAnsi="Times New Roman" w:cs="Times New Roman"/>
                <w:sz w:val="24"/>
                <w:szCs w:val="24"/>
              </w:rPr>
            </w:pPr>
            <w:r w:rsidRPr="001A693C">
              <w:rPr>
                <w:rFonts w:ascii="Times New Roman" w:hAnsi="Times New Roman" w:cs="Times New Roman"/>
                <w:color w:val="auto"/>
                <w:sz w:val="24"/>
                <w:szCs w:val="24"/>
              </w:rPr>
              <w:t>Journal</w:t>
            </w:r>
          </w:p>
        </w:tc>
        <w:tc>
          <w:tcPr>
            <w:tcW w:w="0" w:type="auto"/>
          </w:tcPr>
          <w:p w14:paraId="581E197B" w14:textId="5ADBD94D" w:rsidR="00892C90" w:rsidRPr="001A693C" w:rsidRDefault="00892C90">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693C">
              <w:rPr>
                <w:rFonts w:ascii="Times New Roman" w:hAnsi="Times New Roman" w:cs="Times New Roman"/>
                <w:color w:val="auto"/>
                <w:sz w:val="24"/>
                <w:szCs w:val="24"/>
              </w:rPr>
              <w:t>Impact Factor</w:t>
            </w:r>
          </w:p>
        </w:tc>
      </w:tr>
      <w:tr w:rsidR="00892C90" w14:paraId="298A3803"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4CA0ED" w14:textId="3D5E7EC0" w:rsidR="00892C90" w:rsidRDefault="00892C90">
            <w:pPr>
              <w:spacing w:line="480" w:lineRule="auto"/>
              <w:contextualSpacing/>
              <w:rPr>
                <w:rFonts w:ascii="Times New Roman" w:hAnsi="Times New Roman" w:cs="Times New Roman"/>
                <w:color w:val="0070C0"/>
                <w:sz w:val="24"/>
                <w:szCs w:val="24"/>
              </w:rPr>
            </w:pPr>
            <w:r>
              <w:t>Fuel (LaTeX): </w:t>
            </w:r>
          </w:p>
        </w:tc>
        <w:tc>
          <w:tcPr>
            <w:tcW w:w="0" w:type="auto"/>
          </w:tcPr>
          <w:p w14:paraId="6FC667D5" w14:textId="4E98C216" w:rsidR="00892C90"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7.4</w:t>
            </w:r>
          </w:p>
        </w:tc>
      </w:tr>
      <w:tr w:rsidR="00892C90" w14:paraId="3EFAEBAC"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369398A4" w14:textId="121172C9" w:rsidR="00892C90" w:rsidRDefault="00892C90">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Energy &amp; Fuels</w:t>
            </w:r>
          </w:p>
        </w:tc>
        <w:tc>
          <w:tcPr>
            <w:tcW w:w="0" w:type="auto"/>
          </w:tcPr>
          <w:p w14:paraId="5753A557" w14:textId="2986D8C4" w:rsidR="00892C90" w:rsidRDefault="00892C90">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5.3</w:t>
            </w:r>
          </w:p>
        </w:tc>
      </w:tr>
      <w:tr w:rsidR="00892C90" w14:paraId="776B90AE"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3002FF" w14:textId="04B0FCDD" w:rsidR="00892C90" w:rsidRDefault="00892C90">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Journal of Chemical Information and Modelling</w:t>
            </w:r>
          </w:p>
        </w:tc>
        <w:tc>
          <w:tcPr>
            <w:tcW w:w="0" w:type="auto"/>
          </w:tcPr>
          <w:p w14:paraId="3BEFBE7D" w14:textId="602147FB" w:rsidR="00892C90" w:rsidRDefault="00892C90">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5.6</w:t>
            </w:r>
          </w:p>
        </w:tc>
      </w:tr>
      <w:tr w:rsidR="00892C90" w14:paraId="614BF734"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749A6A27" w14:textId="14C1D7B2" w:rsidR="00892C90" w:rsidRDefault="00496AC5">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Industrial &amp; Engineering Chemistry Research</w:t>
            </w:r>
          </w:p>
        </w:tc>
        <w:tc>
          <w:tcPr>
            <w:tcW w:w="0" w:type="auto"/>
          </w:tcPr>
          <w:p w14:paraId="62E75F9D" w14:textId="5986CB07" w:rsidR="00892C90"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4.2</w:t>
            </w:r>
          </w:p>
        </w:tc>
      </w:tr>
      <w:tr w:rsidR="00496AC5" w14:paraId="162BD12F"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E970CF" w14:textId="2045966D" w:rsidR="00496AC5" w:rsidRDefault="00496AC5">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JACS Au</w:t>
            </w:r>
          </w:p>
        </w:tc>
        <w:tc>
          <w:tcPr>
            <w:tcW w:w="0" w:type="auto"/>
          </w:tcPr>
          <w:p w14:paraId="2C99750A" w14:textId="01D38B23"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8.0</w:t>
            </w:r>
          </w:p>
        </w:tc>
      </w:tr>
      <w:tr w:rsidR="00496AC5" w14:paraId="3F9ECB20"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596C589E" w14:textId="38ADF4F6" w:rsidR="00496AC5" w:rsidRDefault="00496AC5">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ACS Omega</w:t>
            </w:r>
          </w:p>
        </w:tc>
        <w:tc>
          <w:tcPr>
            <w:tcW w:w="0" w:type="auto"/>
          </w:tcPr>
          <w:p w14:paraId="2C90872E" w14:textId="049B51EB"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4.1</w:t>
            </w:r>
          </w:p>
        </w:tc>
      </w:tr>
      <w:tr w:rsidR="00496AC5" w14:paraId="3EFD8046"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4C623" w14:textId="55A261F6" w:rsidR="00496AC5" w:rsidRDefault="00496AC5">
            <w:pPr>
              <w:spacing w:line="480" w:lineRule="auto"/>
              <w:contextualSpacing/>
              <w:rPr>
                <w:rFonts w:ascii="Times New Roman" w:hAnsi="Times New Roman" w:cs="Times New Roman"/>
                <w:color w:val="0070C0"/>
                <w:sz w:val="24"/>
                <w:szCs w:val="24"/>
              </w:rPr>
            </w:pPr>
          </w:p>
        </w:tc>
        <w:tc>
          <w:tcPr>
            <w:tcW w:w="0" w:type="auto"/>
          </w:tcPr>
          <w:p w14:paraId="12220A9A" w14:textId="5195000B"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76187BBF"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2F92DC36"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3016CF39"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r w:rsidR="00496AC5" w14:paraId="45F78032"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7CD8CD"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4F95EED0" w14:textId="77777777"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68C916F1"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438768DE"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3CCEE8E3"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r w:rsidR="00496AC5" w14:paraId="7477EAD5"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609DDD"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75951C9F" w14:textId="77777777"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0EE99A8C"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783300BA"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57AFD0C9"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r w:rsidR="00496AC5" w14:paraId="20E196C7"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87E62B"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2495C635" w14:textId="77777777"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5DAF7586"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093D3BB5"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0D284A1A"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bl>
    <w:p w14:paraId="0516635E" w14:textId="5D2A224D" w:rsidR="00892C90" w:rsidRPr="0060616E" w:rsidRDefault="00892C90" w:rsidP="001A693C">
      <w:pPr>
        <w:spacing w:line="480" w:lineRule="auto"/>
        <w:contextualSpacing/>
        <w:rPr>
          <w:rFonts w:ascii="Times New Roman" w:hAnsi="Times New Roman" w:cs="Times New Roman"/>
          <w:color w:val="0070C0"/>
          <w:sz w:val="24"/>
          <w:szCs w:val="24"/>
        </w:rPr>
      </w:pPr>
    </w:p>
    <w:sectPr w:rsidR="00892C90" w:rsidRPr="0060616E">
      <w:headerReference w:type="default" r:id="rId22"/>
      <w:footerReference w:type="even" r:id="rId23"/>
      <w:footerReference w:type="default" r:id="rId24"/>
      <w:footerReference w:type="firs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41" w:author="Wright, Patrick T" w:date="2024-04-30T15:54:00Z" w:initials="PW">
    <w:p w14:paraId="05B0A00C" w14:textId="17A04EEE" w:rsidR="00CD4AC3" w:rsidRDefault="00CD4AC3" w:rsidP="00CD4AC3">
      <w:pPr>
        <w:pStyle w:val="CommentText"/>
      </w:pPr>
      <w:r>
        <w:rPr>
          <w:rStyle w:val="CommentReference"/>
        </w:rPr>
        <w:annotationRef/>
      </w:r>
      <w:r>
        <w:t>Add description Patrick</w:t>
      </w:r>
    </w:p>
  </w:comment>
  <w:comment w:id="392" w:author="Wright, Patrick T" w:date="2024-04-30T16:01:00Z" w:initials="PW">
    <w:p w14:paraId="26730534" w14:textId="1881BBA8" w:rsidR="00291E8D" w:rsidRDefault="00291E8D" w:rsidP="00291E8D">
      <w:pPr>
        <w:pStyle w:val="CommentText"/>
      </w:pPr>
      <w:r>
        <w:rPr>
          <w:rStyle w:val="CommentReference"/>
        </w:rPr>
        <w:annotationRef/>
      </w:r>
      <w:r>
        <w:t>Flesh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5B0A00C" w15:done="0"/>
  <w15:commentEx w15:paraId="267305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EBF3AB1" w16cex:dateUtc="2024-04-30T19:54:00Z"/>
  <w16cex:commentExtensible w16cex:durableId="5CC86FA5" w16cex:dateUtc="2024-04-30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5B0A00C" w16cid:durableId="5EBF3AB1"/>
  <w16cid:commentId w16cid:paraId="26730534" w16cid:durableId="5CC86F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A24D7A" w14:textId="77777777" w:rsidR="00B42454" w:rsidRDefault="00B42454">
      <w:pPr>
        <w:spacing w:after="0" w:line="240" w:lineRule="auto"/>
      </w:pPr>
    </w:p>
  </w:endnote>
  <w:endnote w:type="continuationSeparator" w:id="0">
    <w:p w14:paraId="76B8D0F2" w14:textId="77777777" w:rsidR="00B42454" w:rsidRDefault="00B424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AF24F" w14:textId="6CE2A8DB" w:rsidR="00EF2466" w:rsidRDefault="004A6F56">
    <w:pPr>
      <w:pStyle w:val="Footer"/>
    </w:pPr>
    <w:r>
      <w:rPr>
        <w:noProof/>
      </w:rPr>
      <mc:AlternateContent>
        <mc:Choice Requires="wps">
          <w:drawing>
            <wp:anchor distT="0" distB="0" distL="0" distR="0" simplePos="0" relativeHeight="251659264" behindDoc="0" locked="0" layoutInCell="1" allowOverlap="1" wp14:anchorId="2EC424E9" wp14:editId="0CB3E847">
              <wp:simplePos x="0" y="0"/>
              <wp:positionH relativeFrom="page">
                <wp:align>center</wp:align>
              </wp:positionH>
              <wp:positionV relativeFrom="page">
                <wp:align>bottom</wp:align>
              </wp:positionV>
              <wp:extent cx="443865" cy="443865"/>
              <wp:effectExtent l="0" t="0" r="0" b="0"/>
              <wp:wrapNone/>
              <wp:docPr id="2864935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151FBBB2" w14:textId="7D705AE6"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EC424E9" id="_x0000_t202" coordsize="21600,21600" o:spt="202" path="m,l,21600r21600,l21600,xe">
              <v:stroke joinstyle="miter"/>
              <v:path gradientshapeok="t" o:connecttype="rect"/>
            </v:shapetype>
            <v:shape id="Text Box 3" o:spid="_x0000_s1026" type="#_x0000_t202" style="position:absolute;margin-left:0;margin-top:0;width:34.95pt;height:34.95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" filled="f" stroked="f">
              <v:textbox style="mso-fit-shape-to-text:t" inset="0,0,0,15pt">
                <w:txbxContent>
                  <w:p w14:paraId="151FBBB2" w14:textId="7D705AE6"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66640" w14:textId="06BB6F46" w:rsidR="00EF2466" w:rsidRDefault="004A6F56">
    <w:pPr>
      <w:pStyle w:val="Footer"/>
    </w:pPr>
    <w:r>
      <w:rPr>
        <w:noProof/>
      </w:rPr>
      <mc:AlternateContent>
        <mc:Choice Requires="wps">
          <w:drawing>
            <wp:anchor distT="0" distB="0" distL="0" distR="0" simplePos="0" relativeHeight="251660288" behindDoc="0" locked="0" layoutInCell="1" allowOverlap="1" wp14:anchorId="08F76A45" wp14:editId="45EF41C8">
              <wp:simplePos x="0" y="0"/>
              <wp:positionH relativeFrom="page">
                <wp:align>center</wp:align>
              </wp:positionH>
              <wp:positionV relativeFrom="page">
                <wp:align>bottom</wp:align>
              </wp:positionV>
              <wp:extent cx="1907540" cy="424815"/>
              <wp:effectExtent l="0" t="0" r="0" b="0"/>
              <wp:wrapNone/>
              <wp:docPr id="1385475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7540" cy="424815"/>
                      </a:xfrm>
                      <a:prstGeom prst="rect">
                        <a:avLst/>
                      </a:prstGeom>
                      <a:noFill/>
                      <a:ln>
                        <a:noFill/>
                      </a:ln>
                    </wps:spPr>
                    <wps:txbx>
                      <w:txbxContent>
                        <w:p w14:paraId="08168D30" w14:textId="64330CC1"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8F76A45" id="_x0000_t202" coordsize="21600,21600" o:spt="202" path="m,l,21600r21600,l21600,xe">
              <v:stroke joinstyle="miter"/>
              <v:path gradientshapeok="t" o:connecttype="rect"/>
            </v:shapetype>
            <v:shape id="Text Box 2" o:spid="_x0000_s1027" type="#_x0000_t202" style="position:absolute;margin-left:0;margin-top:0;width:150.2pt;height:33.45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" filled="f" stroked="f">
              <v:textbox style="mso-fit-shape-to-text:t" inset="0,0,0,15pt">
                <w:txbxContent>
                  <w:p w14:paraId="08168D30" w14:textId="64330CC1"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51574" w14:textId="4B2D59E1" w:rsidR="00EF2466" w:rsidRDefault="004A6F56">
    <w:pPr>
      <w:pStyle w:val="Footer"/>
    </w:pPr>
    <w:r>
      <w:rPr>
        <w:noProof/>
      </w:rPr>
      <mc:AlternateContent>
        <mc:Choice Requires="wps">
          <w:drawing>
            <wp:anchor distT="0" distB="0" distL="0" distR="0" simplePos="0" relativeHeight="251658240" behindDoc="0" locked="0" layoutInCell="1" allowOverlap="1" wp14:anchorId="59CD6275" wp14:editId="497C9357">
              <wp:simplePos x="0" y="0"/>
              <wp:positionH relativeFrom="page">
                <wp:align>center</wp:align>
              </wp:positionH>
              <wp:positionV relativeFrom="page">
                <wp:align>bottom</wp:align>
              </wp:positionV>
              <wp:extent cx="443865" cy="443865"/>
              <wp:effectExtent l="0" t="0" r="0" b="0"/>
              <wp:wrapNone/>
              <wp:docPr id="113611075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29A805AD" w14:textId="2DEE9930"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9CD6275" id="_x0000_t202" coordsize="21600,21600" o:spt="202" path="m,l,21600r21600,l21600,xe">
              <v:stroke joinstyle="miter"/>
              <v:path gradientshapeok="t" o:connecttype="rect"/>
            </v:shapetype>
            <v:shape id="Text Box 1" o:spid="_x0000_s1028" type="#_x0000_t202" style="position:absolute;margin-left:0;margin-top:0;width:34.95pt;height:34.95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" filled="f" stroked="f">
              <v:textbox style="mso-fit-shape-to-text:t" inset="0,0,0,15pt">
                <w:txbxContent>
                  <w:p w14:paraId="29A805AD" w14:textId="2DEE9930"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4188B" w14:textId="77777777" w:rsidR="00B42454" w:rsidRDefault="00B42454">
      <w:pPr>
        <w:spacing w:after="0" w:line="240" w:lineRule="auto"/>
      </w:pPr>
    </w:p>
  </w:footnote>
  <w:footnote w:type="continuationSeparator" w:id="0">
    <w:p w14:paraId="6FC89767" w14:textId="77777777" w:rsidR="00B42454" w:rsidRDefault="00B424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52A31" w14:textId="0449EA2E" w:rsidR="001C0E3F" w:rsidRDefault="00997AF2" w:rsidP="001C0E3F">
    <w:pPr>
      <w:pStyle w:val="Header"/>
      <w:jc w:val="right"/>
      <w:rPr>
        <w:rFonts w:ascii="Times New Roman" w:hAnsi="Times New Roman" w:cs="Times New Roman"/>
        <w:sz w:val="24"/>
        <w:szCs w:val="24"/>
      </w:rPr>
    </w:pPr>
    <w:r>
      <w:rPr>
        <w:rFonts w:ascii="Times New Roman" w:hAnsi="Times New Roman" w:cs="Times New Roman"/>
        <w:sz w:val="24"/>
        <w:szCs w:val="24"/>
      </w:rPr>
      <w:t xml:space="preserve">VisCalcML </w:t>
    </w:r>
    <w:r w:rsidR="00E54F7E">
      <w:rPr>
        <w:rFonts w:ascii="Times New Roman" w:hAnsi="Times New Roman" w:cs="Times New Roman"/>
        <w:sz w:val="24"/>
        <w:szCs w:val="24"/>
      </w:rPr>
      <w:t>Draft</w:t>
    </w:r>
  </w:p>
  <w:p w14:paraId="531EBCE3" w14:textId="681AC63A" w:rsidR="00997AF2" w:rsidRDefault="00997AF2" w:rsidP="001C0E3F">
    <w:pPr>
      <w:pStyle w:val="Header"/>
      <w:jc w:val="right"/>
      <w:rPr>
        <w:rFonts w:ascii="Times New Roman" w:hAnsi="Times New Roman" w:cs="Times New Roman"/>
        <w:sz w:val="24"/>
        <w:szCs w:val="24"/>
      </w:rPr>
    </w:pPr>
    <w:r>
      <w:rPr>
        <w:rFonts w:ascii="Times New Roman" w:hAnsi="Times New Roman" w:cs="Times New Roman"/>
        <w:sz w:val="24"/>
        <w:szCs w:val="24"/>
      </w:rPr>
      <w:t>v1.</w:t>
    </w:r>
    <w:r w:rsidR="004F40D1">
      <w:rPr>
        <w:rFonts w:ascii="Times New Roman" w:hAnsi="Times New Roman" w:cs="Times New Roman"/>
        <w:sz w:val="24"/>
        <w:szCs w:val="24"/>
      </w:rPr>
      <w:t>7</w:t>
    </w:r>
  </w:p>
  <w:p w14:paraId="47E59BFE" w14:textId="24FA7C8A" w:rsidR="00997AF2" w:rsidRDefault="004F40D1" w:rsidP="001C0E3F">
    <w:pPr>
      <w:pStyle w:val="Header"/>
      <w:jc w:val="right"/>
      <w:rPr>
        <w:rFonts w:ascii="Times New Roman" w:hAnsi="Times New Roman" w:cs="Times New Roman"/>
        <w:sz w:val="24"/>
        <w:szCs w:val="24"/>
      </w:rPr>
    </w:pPr>
    <w:r>
      <w:rPr>
        <w:rFonts w:ascii="Times New Roman" w:hAnsi="Times New Roman" w:cs="Times New Roman"/>
        <w:sz w:val="24"/>
        <w:szCs w:val="24"/>
      </w:rPr>
      <w:t>7</w:t>
    </w:r>
    <w:r w:rsidR="00A02649">
      <w:rPr>
        <w:rFonts w:ascii="Times New Roman" w:hAnsi="Times New Roman" w:cs="Times New Roman"/>
        <w:sz w:val="24"/>
        <w:szCs w:val="24"/>
      </w:rPr>
      <w:t>-3</w:t>
    </w:r>
    <w:r w:rsidR="00997AF2">
      <w:rPr>
        <w:rFonts w:ascii="Times New Roman" w:hAnsi="Times New Roman" w:cs="Times New Roman"/>
        <w:sz w:val="24"/>
        <w:szCs w:val="24"/>
      </w:rPr>
      <w:t>-2024</w:t>
    </w:r>
  </w:p>
  <w:p w14:paraId="10DD3DE9" w14:textId="77777777" w:rsidR="00EE609B" w:rsidRPr="001C0E3F" w:rsidRDefault="00EE609B" w:rsidP="001C0E3F">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228D3"/>
    <w:multiLevelType w:val="hybridMultilevel"/>
    <w:tmpl w:val="58BA4C3C"/>
    <w:lvl w:ilvl="0" w:tplc="937EDA0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92F0E"/>
    <w:multiLevelType w:val="hybridMultilevel"/>
    <w:tmpl w:val="90C67002"/>
    <w:lvl w:ilvl="0" w:tplc="C9346C20">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D2795B"/>
    <w:multiLevelType w:val="hybridMultilevel"/>
    <w:tmpl w:val="DE8C2EBE"/>
    <w:lvl w:ilvl="0" w:tplc="AAFE3EA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A1F9B"/>
    <w:multiLevelType w:val="hybridMultilevel"/>
    <w:tmpl w:val="5F942F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5685110">
    <w:abstractNumId w:val="0"/>
  </w:num>
  <w:num w:numId="2" w16cid:durableId="265427821">
    <w:abstractNumId w:val="2"/>
  </w:num>
  <w:num w:numId="3" w16cid:durableId="56786931">
    <w:abstractNumId w:val="1"/>
  </w:num>
  <w:num w:numId="4" w16cid:durableId="141539579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right, Patrick T">
    <w15:presenceInfo w15:providerId="AD" w15:userId="S::Patrick.Wright@aramcoamericas.com::80f4a752-99c0-4ed2-a045-adae7dbc1a92"/>
  </w15:person>
  <w15:person w15:author="Lin, Sibo">
    <w15:presenceInfo w15:providerId="AD" w15:userId="S::Sibo.Lin@aramcoamericas.com::ea051dd4-adc5-46dc-bb80-8ca847fcc2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Chemical Reviews_withTitle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92efast9pf5gefex3v5rznvx2905wa559v&quot;&gt;AOT_Sibo_Onedrive-Recovered&lt;record-ids&gt;&lt;item&gt;192&lt;/item&gt;&lt;item&gt;363&lt;/item&gt;&lt;item&gt;382&lt;/item&gt;&lt;item&gt;383&lt;/item&gt;&lt;item&gt;384&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3&lt;/item&gt;&lt;item&gt;414&lt;/item&gt;&lt;item&gt;415&lt;/item&gt;&lt;item&gt;416&lt;/item&gt;&lt;item&gt;417&lt;/item&gt;&lt;item&gt;418&lt;/item&gt;&lt;item&gt;419&lt;/item&gt;&lt;item&gt;420&lt;/item&gt;&lt;item&gt;421&lt;/item&gt;&lt;item&gt;422&lt;/item&gt;&lt;item&gt;423&lt;/item&gt;&lt;item&gt;424&lt;/item&gt;&lt;item&gt;425&lt;/item&gt;&lt;item&gt;426&lt;/item&gt;&lt;item&gt;427&lt;/item&gt;&lt;item&gt;428&lt;/item&gt;&lt;/record-ids&gt;&lt;/item&gt;&lt;/Libraries&gt;"/>
  </w:docVars>
  <w:rsids>
    <w:rsidRoot w:val="008423D5"/>
    <w:rsid w:val="000007D2"/>
    <w:rsid w:val="0000445E"/>
    <w:rsid w:val="00007252"/>
    <w:rsid w:val="00011043"/>
    <w:rsid w:val="0002243E"/>
    <w:rsid w:val="000264AA"/>
    <w:rsid w:val="00053AE2"/>
    <w:rsid w:val="000547E7"/>
    <w:rsid w:val="0005747C"/>
    <w:rsid w:val="000771C0"/>
    <w:rsid w:val="00094E98"/>
    <w:rsid w:val="00097CA0"/>
    <w:rsid w:val="000A69D6"/>
    <w:rsid w:val="000C7632"/>
    <w:rsid w:val="000D013A"/>
    <w:rsid w:val="000D5381"/>
    <w:rsid w:val="001007F7"/>
    <w:rsid w:val="0010160A"/>
    <w:rsid w:val="00101BCE"/>
    <w:rsid w:val="00110C83"/>
    <w:rsid w:val="00111C59"/>
    <w:rsid w:val="001310F4"/>
    <w:rsid w:val="00136ADD"/>
    <w:rsid w:val="001457F5"/>
    <w:rsid w:val="0015159A"/>
    <w:rsid w:val="00154D21"/>
    <w:rsid w:val="00166163"/>
    <w:rsid w:val="0017533E"/>
    <w:rsid w:val="00176EC7"/>
    <w:rsid w:val="001A21FA"/>
    <w:rsid w:val="001A3DB9"/>
    <w:rsid w:val="001A54EF"/>
    <w:rsid w:val="001A64CD"/>
    <w:rsid w:val="001A6598"/>
    <w:rsid w:val="001A693C"/>
    <w:rsid w:val="001C0E3F"/>
    <w:rsid w:val="001C57A1"/>
    <w:rsid w:val="001D27F9"/>
    <w:rsid w:val="001E15B8"/>
    <w:rsid w:val="00203CAF"/>
    <w:rsid w:val="0022469A"/>
    <w:rsid w:val="002271EB"/>
    <w:rsid w:val="00233519"/>
    <w:rsid w:val="00235CD5"/>
    <w:rsid w:val="00244782"/>
    <w:rsid w:val="002522B0"/>
    <w:rsid w:val="002538F3"/>
    <w:rsid w:val="0027062C"/>
    <w:rsid w:val="00291E8D"/>
    <w:rsid w:val="00293417"/>
    <w:rsid w:val="002A320D"/>
    <w:rsid w:val="002A5705"/>
    <w:rsid w:val="002A5733"/>
    <w:rsid w:val="002B0FB7"/>
    <w:rsid w:val="002B4C6D"/>
    <w:rsid w:val="002C42DE"/>
    <w:rsid w:val="002C6FE6"/>
    <w:rsid w:val="002D6BBD"/>
    <w:rsid w:val="002D7EAF"/>
    <w:rsid w:val="002E04B2"/>
    <w:rsid w:val="00306479"/>
    <w:rsid w:val="00327133"/>
    <w:rsid w:val="0032719E"/>
    <w:rsid w:val="003348EE"/>
    <w:rsid w:val="00336B1F"/>
    <w:rsid w:val="00344006"/>
    <w:rsid w:val="00345F5B"/>
    <w:rsid w:val="00346473"/>
    <w:rsid w:val="003502DF"/>
    <w:rsid w:val="00352D95"/>
    <w:rsid w:val="0036463C"/>
    <w:rsid w:val="00365F3A"/>
    <w:rsid w:val="00370E5D"/>
    <w:rsid w:val="00373A27"/>
    <w:rsid w:val="003746B2"/>
    <w:rsid w:val="0037665F"/>
    <w:rsid w:val="00381070"/>
    <w:rsid w:val="003A5808"/>
    <w:rsid w:val="003C371C"/>
    <w:rsid w:val="003D17A4"/>
    <w:rsid w:val="003E0C58"/>
    <w:rsid w:val="003F5999"/>
    <w:rsid w:val="003F743D"/>
    <w:rsid w:val="004019F8"/>
    <w:rsid w:val="00424F4E"/>
    <w:rsid w:val="00425C36"/>
    <w:rsid w:val="00451944"/>
    <w:rsid w:val="004712E5"/>
    <w:rsid w:val="00471A75"/>
    <w:rsid w:val="00486199"/>
    <w:rsid w:val="00492A9A"/>
    <w:rsid w:val="00496AC5"/>
    <w:rsid w:val="00497603"/>
    <w:rsid w:val="00497752"/>
    <w:rsid w:val="004A6F56"/>
    <w:rsid w:val="004B2802"/>
    <w:rsid w:val="004D2B8C"/>
    <w:rsid w:val="004E0EB8"/>
    <w:rsid w:val="004E43AE"/>
    <w:rsid w:val="004F40D1"/>
    <w:rsid w:val="00500514"/>
    <w:rsid w:val="00507E2B"/>
    <w:rsid w:val="0051574F"/>
    <w:rsid w:val="0051588F"/>
    <w:rsid w:val="00515C73"/>
    <w:rsid w:val="00521995"/>
    <w:rsid w:val="00532CC1"/>
    <w:rsid w:val="00534128"/>
    <w:rsid w:val="005344B5"/>
    <w:rsid w:val="005378ED"/>
    <w:rsid w:val="005713FC"/>
    <w:rsid w:val="0058079E"/>
    <w:rsid w:val="00582EA3"/>
    <w:rsid w:val="0058375F"/>
    <w:rsid w:val="00585649"/>
    <w:rsid w:val="00593FBE"/>
    <w:rsid w:val="005A29B7"/>
    <w:rsid w:val="005D2540"/>
    <w:rsid w:val="005D757A"/>
    <w:rsid w:val="005E17E9"/>
    <w:rsid w:val="005E4B8D"/>
    <w:rsid w:val="005E5A2F"/>
    <w:rsid w:val="005F172D"/>
    <w:rsid w:val="005F5343"/>
    <w:rsid w:val="00605AD2"/>
    <w:rsid w:val="0060616E"/>
    <w:rsid w:val="0061184E"/>
    <w:rsid w:val="00611B19"/>
    <w:rsid w:val="006439D8"/>
    <w:rsid w:val="006464C5"/>
    <w:rsid w:val="00650E4E"/>
    <w:rsid w:val="00654F2F"/>
    <w:rsid w:val="00656F2D"/>
    <w:rsid w:val="006666C4"/>
    <w:rsid w:val="00671F04"/>
    <w:rsid w:val="00680252"/>
    <w:rsid w:val="00682A3E"/>
    <w:rsid w:val="006C3358"/>
    <w:rsid w:val="006D12E6"/>
    <w:rsid w:val="007009CA"/>
    <w:rsid w:val="007012CD"/>
    <w:rsid w:val="00704483"/>
    <w:rsid w:val="0071089B"/>
    <w:rsid w:val="00725622"/>
    <w:rsid w:val="007320DB"/>
    <w:rsid w:val="007351B1"/>
    <w:rsid w:val="00735FA0"/>
    <w:rsid w:val="00771158"/>
    <w:rsid w:val="0077237F"/>
    <w:rsid w:val="00786130"/>
    <w:rsid w:val="007A2172"/>
    <w:rsid w:val="007C13D8"/>
    <w:rsid w:val="007D63A4"/>
    <w:rsid w:val="007F3228"/>
    <w:rsid w:val="007F79F3"/>
    <w:rsid w:val="00816E63"/>
    <w:rsid w:val="008423D5"/>
    <w:rsid w:val="008467B4"/>
    <w:rsid w:val="00892C90"/>
    <w:rsid w:val="00896F24"/>
    <w:rsid w:val="00897783"/>
    <w:rsid w:val="008C58B4"/>
    <w:rsid w:val="008C74D3"/>
    <w:rsid w:val="008D1599"/>
    <w:rsid w:val="0093002D"/>
    <w:rsid w:val="00950D8D"/>
    <w:rsid w:val="0095332F"/>
    <w:rsid w:val="00957117"/>
    <w:rsid w:val="00970266"/>
    <w:rsid w:val="00970317"/>
    <w:rsid w:val="009729AF"/>
    <w:rsid w:val="00972C73"/>
    <w:rsid w:val="00976EA8"/>
    <w:rsid w:val="009852CA"/>
    <w:rsid w:val="00997AF2"/>
    <w:rsid w:val="009A7AB3"/>
    <w:rsid w:val="009D1711"/>
    <w:rsid w:val="009D1FCC"/>
    <w:rsid w:val="009E1634"/>
    <w:rsid w:val="009F250C"/>
    <w:rsid w:val="00A02649"/>
    <w:rsid w:val="00A826E5"/>
    <w:rsid w:val="00A95B12"/>
    <w:rsid w:val="00A96AED"/>
    <w:rsid w:val="00AB0B23"/>
    <w:rsid w:val="00AB59DC"/>
    <w:rsid w:val="00AD1C48"/>
    <w:rsid w:val="00AE2043"/>
    <w:rsid w:val="00AF7EA0"/>
    <w:rsid w:val="00B056E1"/>
    <w:rsid w:val="00B42454"/>
    <w:rsid w:val="00B46559"/>
    <w:rsid w:val="00B57EA8"/>
    <w:rsid w:val="00B61F44"/>
    <w:rsid w:val="00B631FA"/>
    <w:rsid w:val="00BB2E5E"/>
    <w:rsid w:val="00BB659A"/>
    <w:rsid w:val="00BE3078"/>
    <w:rsid w:val="00C06CC9"/>
    <w:rsid w:val="00C10929"/>
    <w:rsid w:val="00C132E9"/>
    <w:rsid w:val="00C301CF"/>
    <w:rsid w:val="00C3155B"/>
    <w:rsid w:val="00C31CE5"/>
    <w:rsid w:val="00C36215"/>
    <w:rsid w:val="00C42E3B"/>
    <w:rsid w:val="00C55806"/>
    <w:rsid w:val="00C56131"/>
    <w:rsid w:val="00C61D10"/>
    <w:rsid w:val="00C70689"/>
    <w:rsid w:val="00C850B8"/>
    <w:rsid w:val="00CA2A83"/>
    <w:rsid w:val="00CA5C0E"/>
    <w:rsid w:val="00CA5EB9"/>
    <w:rsid w:val="00CC34D5"/>
    <w:rsid w:val="00CC4969"/>
    <w:rsid w:val="00CC5F9E"/>
    <w:rsid w:val="00CD4AC3"/>
    <w:rsid w:val="00CE3B46"/>
    <w:rsid w:val="00CF6102"/>
    <w:rsid w:val="00D13A07"/>
    <w:rsid w:val="00D15456"/>
    <w:rsid w:val="00D315F9"/>
    <w:rsid w:val="00D319B8"/>
    <w:rsid w:val="00D565B7"/>
    <w:rsid w:val="00D6345E"/>
    <w:rsid w:val="00D67541"/>
    <w:rsid w:val="00D86664"/>
    <w:rsid w:val="00D97E55"/>
    <w:rsid w:val="00DC50C1"/>
    <w:rsid w:val="00DC6D3C"/>
    <w:rsid w:val="00DD522C"/>
    <w:rsid w:val="00DE2DB5"/>
    <w:rsid w:val="00DF27AC"/>
    <w:rsid w:val="00E06AA1"/>
    <w:rsid w:val="00E3406C"/>
    <w:rsid w:val="00E43036"/>
    <w:rsid w:val="00E52993"/>
    <w:rsid w:val="00E54F7E"/>
    <w:rsid w:val="00E6762E"/>
    <w:rsid w:val="00E70F20"/>
    <w:rsid w:val="00E75103"/>
    <w:rsid w:val="00E82F34"/>
    <w:rsid w:val="00E85BE2"/>
    <w:rsid w:val="00EA307D"/>
    <w:rsid w:val="00EB4458"/>
    <w:rsid w:val="00EC48CC"/>
    <w:rsid w:val="00EC6146"/>
    <w:rsid w:val="00ED1C0C"/>
    <w:rsid w:val="00EE609B"/>
    <w:rsid w:val="00EF2466"/>
    <w:rsid w:val="00EF3402"/>
    <w:rsid w:val="00F17E10"/>
    <w:rsid w:val="00F22C71"/>
    <w:rsid w:val="00F237AB"/>
    <w:rsid w:val="00F24BA2"/>
    <w:rsid w:val="00F2516E"/>
    <w:rsid w:val="00F3020D"/>
    <w:rsid w:val="00F31F90"/>
    <w:rsid w:val="00F514C5"/>
    <w:rsid w:val="00F536CB"/>
    <w:rsid w:val="00F7279B"/>
    <w:rsid w:val="00F7674A"/>
    <w:rsid w:val="00F818EB"/>
    <w:rsid w:val="00F81FA3"/>
    <w:rsid w:val="00F93BE0"/>
    <w:rsid w:val="00FB298E"/>
    <w:rsid w:val="00FB772E"/>
    <w:rsid w:val="00FC0861"/>
    <w:rsid w:val="00FC5AD1"/>
    <w:rsid w:val="00FF4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7A26D"/>
  <w15:docId w15:val="{4B2F48BA-F9DF-4970-B69C-0EDC065E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E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2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466"/>
  </w:style>
  <w:style w:type="character" w:styleId="CommentReference">
    <w:name w:val="annotation reference"/>
    <w:basedOn w:val="DefaultParagraphFont"/>
    <w:uiPriority w:val="99"/>
    <w:semiHidden/>
    <w:unhideWhenUsed/>
    <w:rsid w:val="005A29B7"/>
    <w:rPr>
      <w:sz w:val="16"/>
      <w:szCs w:val="16"/>
    </w:rPr>
  </w:style>
  <w:style w:type="paragraph" w:styleId="CommentText">
    <w:name w:val="annotation text"/>
    <w:basedOn w:val="Normal"/>
    <w:link w:val="CommentTextChar"/>
    <w:uiPriority w:val="99"/>
    <w:unhideWhenUsed/>
    <w:rsid w:val="005A29B7"/>
    <w:pPr>
      <w:spacing w:line="240" w:lineRule="auto"/>
    </w:pPr>
    <w:rPr>
      <w:sz w:val="20"/>
      <w:szCs w:val="20"/>
    </w:rPr>
  </w:style>
  <w:style w:type="character" w:customStyle="1" w:styleId="CommentTextChar">
    <w:name w:val="Comment Text Char"/>
    <w:basedOn w:val="DefaultParagraphFont"/>
    <w:link w:val="CommentText"/>
    <w:uiPriority w:val="99"/>
    <w:rsid w:val="005A29B7"/>
    <w:rPr>
      <w:sz w:val="20"/>
      <w:szCs w:val="20"/>
    </w:rPr>
  </w:style>
  <w:style w:type="paragraph" w:styleId="CommentSubject">
    <w:name w:val="annotation subject"/>
    <w:basedOn w:val="CommentText"/>
    <w:next w:val="CommentText"/>
    <w:link w:val="CommentSubjectChar"/>
    <w:uiPriority w:val="99"/>
    <w:semiHidden/>
    <w:unhideWhenUsed/>
    <w:rsid w:val="005A29B7"/>
    <w:rPr>
      <w:b/>
      <w:bCs/>
    </w:rPr>
  </w:style>
  <w:style w:type="character" w:customStyle="1" w:styleId="CommentSubjectChar">
    <w:name w:val="Comment Subject Char"/>
    <w:basedOn w:val="CommentTextChar"/>
    <w:link w:val="CommentSubject"/>
    <w:uiPriority w:val="99"/>
    <w:semiHidden/>
    <w:rsid w:val="005A29B7"/>
    <w:rPr>
      <w:b/>
      <w:bCs/>
      <w:sz w:val="20"/>
      <w:szCs w:val="20"/>
    </w:rPr>
  </w:style>
  <w:style w:type="paragraph" w:styleId="Header">
    <w:name w:val="header"/>
    <w:basedOn w:val="Normal"/>
    <w:link w:val="HeaderChar"/>
    <w:uiPriority w:val="99"/>
    <w:unhideWhenUsed/>
    <w:rsid w:val="001C0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E3F"/>
  </w:style>
  <w:style w:type="paragraph" w:styleId="Revision">
    <w:name w:val="Revision"/>
    <w:hidden/>
    <w:uiPriority w:val="99"/>
    <w:semiHidden/>
    <w:rsid w:val="00D565B7"/>
    <w:pPr>
      <w:spacing w:after="0" w:line="240" w:lineRule="auto"/>
    </w:pPr>
  </w:style>
  <w:style w:type="character" w:customStyle="1" w:styleId="Heading1Char">
    <w:name w:val="Heading 1 Char"/>
    <w:basedOn w:val="DefaultParagraphFont"/>
    <w:link w:val="Heading1"/>
    <w:uiPriority w:val="9"/>
    <w:rsid w:val="00176EC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176EC7"/>
    <w:pPr>
      <w:ind w:left="720"/>
      <w:contextualSpacing/>
    </w:pPr>
  </w:style>
  <w:style w:type="character" w:customStyle="1" w:styleId="ui-provider">
    <w:name w:val="ui-provider"/>
    <w:basedOn w:val="DefaultParagraphFont"/>
    <w:rsid w:val="0000445E"/>
  </w:style>
  <w:style w:type="character" w:styleId="Hyperlink">
    <w:name w:val="Hyperlink"/>
    <w:basedOn w:val="DefaultParagraphFont"/>
    <w:uiPriority w:val="99"/>
    <w:unhideWhenUsed/>
    <w:rsid w:val="0000445E"/>
    <w:rPr>
      <w:color w:val="0000FF"/>
      <w:u w:val="single"/>
    </w:rPr>
  </w:style>
  <w:style w:type="paragraph" w:customStyle="1" w:styleId="EndNoteBibliographyTitle">
    <w:name w:val="EndNote Bibliography Title"/>
    <w:basedOn w:val="Normal"/>
    <w:link w:val="EndNoteBibliographyTitleChar"/>
    <w:rsid w:val="007009CA"/>
    <w:pPr>
      <w:spacing w:after="0"/>
      <w:jc w:val="center"/>
    </w:pPr>
    <w:rPr>
      <w:rFonts w:ascii="Calibri" w:hAnsi="Calibri" w:cs="Calibri"/>
      <w:noProof/>
    </w:rPr>
  </w:style>
  <w:style w:type="character" w:customStyle="1" w:styleId="ListParagraphChar">
    <w:name w:val="List Paragraph Char"/>
    <w:basedOn w:val="DefaultParagraphFont"/>
    <w:link w:val="ListParagraph"/>
    <w:uiPriority w:val="34"/>
    <w:rsid w:val="007009CA"/>
  </w:style>
  <w:style w:type="character" w:customStyle="1" w:styleId="EndNoteBibliographyTitleChar">
    <w:name w:val="EndNote Bibliography Title Char"/>
    <w:basedOn w:val="ListParagraphChar"/>
    <w:link w:val="EndNoteBibliographyTitle"/>
    <w:rsid w:val="007009CA"/>
    <w:rPr>
      <w:rFonts w:ascii="Calibri" w:hAnsi="Calibri" w:cs="Calibri"/>
      <w:noProof/>
    </w:rPr>
  </w:style>
  <w:style w:type="paragraph" w:customStyle="1" w:styleId="EndNoteBibliography">
    <w:name w:val="EndNote Bibliography"/>
    <w:basedOn w:val="Normal"/>
    <w:link w:val="EndNoteBibliographyChar"/>
    <w:rsid w:val="007009CA"/>
    <w:pPr>
      <w:spacing w:line="240" w:lineRule="auto"/>
    </w:pPr>
    <w:rPr>
      <w:rFonts w:ascii="Calibri" w:hAnsi="Calibri" w:cs="Calibri"/>
      <w:noProof/>
    </w:rPr>
  </w:style>
  <w:style w:type="character" w:customStyle="1" w:styleId="EndNoteBibliographyChar">
    <w:name w:val="EndNote Bibliography Char"/>
    <w:basedOn w:val="ListParagraphChar"/>
    <w:link w:val="EndNoteBibliography"/>
    <w:rsid w:val="007009CA"/>
    <w:rPr>
      <w:rFonts w:ascii="Calibri" w:hAnsi="Calibri" w:cs="Calibri"/>
      <w:noProof/>
    </w:rPr>
  </w:style>
  <w:style w:type="table" w:styleId="TableGrid">
    <w:name w:val="Table Grid"/>
    <w:basedOn w:val="TableNormal"/>
    <w:uiPriority w:val="39"/>
    <w:rsid w:val="00892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496AC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PlaceholderText">
    <w:name w:val="Placeholder Text"/>
    <w:basedOn w:val="DefaultParagraphFont"/>
    <w:uiPriority w:val="99"/>
    <w:semiHidden/>
    <w:rsid w:val="00500514"/>
    <w:rPr>
      <w:color w:val="666666"/>
    </w:rPr>
  </w:style>
  <w:style w:type="character" w:styleId="UnresolvedMention">
    <w:name w:val="Unresolved Mention"/>
    <w:basedOn w:val="DefaultParagraphFont"/>
    <w:uiPriority w:val="99"/>
    <w:semiHidden/>
    <w:unhideWhenUsed/>
    <w:rsid w:val="00DE2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structuregenerator.github.io/" TargetMode="External"/><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bayesian-optimization/BayesianOptimization"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JacksonBurns/mordred-commun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rdkit.org" TargetMode="External"/><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917F0-6E64-4A4F-9A96-66E8EA24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14</Pages>
  <Words>9599</Words>
  <Characters>54717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Aramco Americas</Company>
  <LinksUpToDate>false</LinksUpToDate>
  <CharactersWithSpaces>64188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Patrick T</dc:creator>
  <cp:keywords/>
  <dc:description/>
  <cp:lastModifiedBy>Lin, Sibo</cp:lastModifiedBy>
  <cp:revision>1</cp:revision>
  <dcterms:created xsi:type="dcterms:W3CDTF">2024-06-04T13:56:00Z</dcterms:created>
  <dcterms:modified xsi:type="dcterms:W3CDTF">2024-07-10T07:57:00Z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28be4398,6ab43332,7da73e94</vt:lpwstr>
  </property>
  <property fmtid="{D5CDD505-2E9C-101B-9397-08002B2CF9AE}" pid="3" name="ClassificationContentMarkingFooterFontProps">
    <vt:lpwstr>#008000,14,Calibri</vt:lpwstr>
  </property>
  <property fmtid="{D5CDD505-2E9C-101B-9397-08002B2CF9AE}" pid="4" name="ClassificationContentMarkingFooterText">
    <vt:lpwstr>Classification: General Use</vt:lpwstr>
  </property>
  <property fmtid="{D5CDD505-2E9C-101B-9397-08002B2CF9AE}" pid="5" name="MSIP_Label_10959062-7b44-4d77-8d0f-cf572960120c_Enabled">
    <vt:lpwstr>true</vt:lpwstr>
  </property>
  <property fmtid="{D5CDD505-2E9C-101B-9397-08002B2CF9AE}" pid="6" name="MSIP_Label_10959062-7b44-4d77-8d0f-cf572960120c_SetDate">
    <vt:lpwstr>2024-02-21T16:10:09Z</vt:lpwstr>
  </property>
  <property fmtid="{D5CDD505-2E9C-101B-9397-08002B2CF9AE}" pid="7" name="MSIP_Label_10959062-7b44-4d77-8d0f-cf572960120c_Method">
    <vt:lpwstr>Privileged</vt:lpwstr>
  </property>
  <property fmtid="{D5CDD505-2E9C-101B-9397-08002B2CF9AE}" pid="8" name="MSIP_Label_10959062-7b44-4d77-8d0f-cf572960120c_Name">
    <vt:lpwstr>ASC-General-Use</vt:lpwstr>
  </property>
  <property fmtid="{D5CDD505-2E9C-101B-9397-08002B2CF9AE}" pid="9" name="MSIP_Label_10959062-7b44-4d77-8d0f-cf572960120c_SiteId">
    <vt:lpwstr>3793a1e6-1687-4a33-a150-6d1a5640ff06</vt:lpwstr>
  </property>
  <property fmtid="{D5CDD505-2E9C-101B-9397-08002B2CF9AE}" pid="10" name="MSIP_Label_10959062-7b44-4d77-8d0f-cf572960120c_ActionId">
    <vt:lpwstr>78b4b039-91c6-4b2c-998d-95898029ee38</vt:lpwstr>
  </property>
  <property fmtid="{D5CDD505-2E9C-101B-9397-08002B2CF9AE}" pid="11" name="MSIP_Label_10959062-7b44-4d77-8d0f-cf572960120c_ContentBits">
    <vt:lpwstr>2</vt:lpwstr>
  </property>
</Properties>
</file>